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7C42B7" w14:textId="77777777" w:rsidR="0068209D" w:rsidRPr="00E66B1A" w:rsidRDefault="00042B1D" w:rsidP="00E66B1A">
      <w:pPr>
        <w:spacing w:after="120" w:line="240" w:lineRule="auto"/>
        <w:ind w:left="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4D181FF3" w14:textId="04DB5CFD" w:rsidR="0068209D" w:rsidRPr="00E66B1A" w:rsidRDefault="00042B1D" w:rsidP="00E66B1A">
      <w:pPr>
        <w:spacing w:after="120" w:line="240" w:lineRule="auto"/>
        <w:jc w:val="center"/>
        <w:rPr>
          <w:rFonts w:ascii="Times New Roman" w:eastAsia="Times New Roman" w:hAnsi="Times New Roman" w:cs="Times New Roman"/>
          <w:b/>
          <w:sz w:val="24"/>
          <w:szCs w:val="24"/>
        </w:rPr>
      </w:pPr>
      <w:r w:rsidRPr="00E66B1A">
        <w:rPr>
          <w:rFonts w:ascii="Times New Roman" w:eastAsia="Times New Roman" w:hAnsi="Times New Roman" w:cs="Times New Roman"/>
          <w:b/>
          <w:sz w:val="24"/>
          <w:szCs w:val="24"/>
        </w:rPr>
        <w:t>A single generation in the wild increases fitness for descendants of hatchery</w:t>
      </w:r>
      <w:r w:rsidR="003A21F7" w:rsidRPr="00E66B1A">
        <w:rPr>
          <w:rFonts w:ascii="Times New Roman" w:eastAsia="Times New Roman" w:hAnsi="Times New Roman" w:cs="Times New Roman"/>
          <w:b/>
          <w:sz w:val="24"/>
          <w:szCs w:val="24"/>
        </w:rPr>
        <w:t>-origin</w:t>
      </w:r>
      <w:r w:rsidRPr="00E66B1A">
        <w:rPr>
          <w:rFonts w:ascii="Times New Roman" w:eastAsia="Times New Roman" w:hAnsi="Times New Roman" w:cs="Times New Roman"/>
          <w:b/>
          <w:sz w:val="24"/>
          <w:szCs w:val="24"/>
        </w:rPr>
        <w:t xml:space="preserve"> Chinook salmon (</w:t>
      </w:r>
      <w:r w:rsidRPr="00E66B1A">
        <w:rPr>
          <w:rFonts w:ascii="Times New Roman" w:eastAsia="Times New Roman" w:hAnsi="Times New Roman" w:cs="Times New Roman"/>
          <w:b/>
          <w:i/>
          <w:sz w:val="24"/>
          <w:szCs w:val="24"/>
        </w:rPr>
        <w:t>Oncorhynchus tshawytscha</w:t>
      </w:r>
      <w:r w:rsidRPr="00E66B1A">
        <w:rPr>
          <w:rFonts w:ascii="Times New Roman" w:eastAsia="Times New Roman" w:hAnsi="Times New Roman" w:cs="Times New Roman"/>
          <w:b/>
          <w:sz w:val="24"/>
          <w:szCs w:val="24"/>
        </w:rPr>
        <w:t>)</w:t>
      </w:r>
    </w:p>
    <w:p w14:paraId="318E9355"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45B6E67D"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14B5359C" w14:textId="3A3B96D8" w:rsidR="0068209D" w:rsidRPr="00E66B1A" w:rsidRDefault="00042B1D" w:rsidP="00E66B1A">
      <w:pPr>
        <w:spacing w:after="120" w:line="240" w:lineRule="auto"/>
        <w:ind w:left="1440" w:right="1440"/>
        <w:jc w:val="center"/>
        <w:rPr>
          <w:rFonts w:ascii="Times New Roman" w:eastAsia="Times New Roman" w:hAnsi="Times New Roman" w:cs="Times New Roman"/>
          <w:sz w:val="24"/>
          <w:szCs w:val="24"/>
          <w:vertAlign w:val="superscript"/>
        </w:rPr>
      </w:pPr>
      <w:r w:rsidRPr="00E66B1A">
        <w:rPr>
          <w:rFonts w:ascii="Times New Roman" w:eastAsia="Times New Roman" w:hAnsi="Times New Roman" w:cs="Times New Roman"/>
          <w:sz w:val="24"/>
          <w:szCs w:val="24"/>
        </w:rPr>
        <w:t>David I. Dayan</w:t>
      </w:r>
      <w:r w:rsidRPr="00E66B1A">
        <w:rPr>
          <w:rFonts w:ascii="Times New Roman" w:eastAsia="Times New Roman" w:hAnsi="Times New Roman" w:cs="Times New Roman"/>
          <w:sz w:val="24"/>
          <w:szCs w:val="24"/>
          <w:vertAlign w:val="superscript"/>
        </w:rPr>
        <w:t>1</w:t>
      </w:r>
      <w:r w:rsidR="00FD6548" w:rsidRPr="00E66B1A">
        <w:rPr>
          <w:rFonts w:ascii="Times New Roman" w:eastAsia="Times New Roman" w:hAnsi="Times New Roman" w:cs="Times New Roman"/>
          <w:sz w:val="24"/>
          <w:szCs w:val="24"/>
          <w:vertAlign w:val="superscript"/>
        </w:rPr>
        <w:t>*</w:t>
      </w:r>
      <w:r w:rsidRPr="00E66B1A">
        <w:rPr>
          <w:rFonts w:ascii="Times New Roman" w:eastAsia="Times New Roman" w:hAnsi="Times New Roman" w:cs="Times New Roman"/>
          <w:sz w:val="24"/>
          <w:szCs w:val="24"/>
        </w:rPr>
        <w:t>, Nicholas M. Sard</w:t>
      </w:r>
      <w:r w:rsidRPr="00E66B1A">
        <w:rPr>
          <w:rFonts w:ascii="Times New Roman" w:eastAsia="Times New Roman" w:hAnsi="Times New Roman" w:cs="Times New Roman"/>
          <w:sz w:val="24"/>
          <w:szCs w:val="24"/>
          <w:vertAlign w:val="superscript"/>
        </w:rPr>
        <w:t>2</w:t>
      </w:r>
      <w:r w:rsidRPr="00E66B1A">
        <w:rPr>
          <w:rFonts w:ascii="Times New Roman" w:eastAsia="Times New Roman" w:hAnsi="Times New Roman" w:cs="Times New Roman"/>
          <w:sz w:val="24"/>
          <w:szCs w:val="24"/>
        </w:rPr>
        <w:t>, Marc A. Johnson</w:t>
      </w:r>
      <w:r w:rsidRPr="00E66B1A">
        <w:rPr>
          <w:rFonts w:ascii="Times New Roman" w:eastAsia="Times New Roman" w:hAnsi="Times New Roman" w:cs="Times New Roman"/>
          <w:sz w:val="24"/>
          <w:szCs w:val="24"/>
          <w:vertAlign w:val="superscript"/>
        </w:rPr>
        <w:t>3</w:t>
      </w:r>
      <w:r w:rsidRPr="00E66B1A">
        <w:rPr>
          <w:rFonts w:ascii="Times New Roman" w:eastAsia="Times New Roman" w:hAnsi="Times New Roman" w:cs="Times New Roman"/>
          <w:sz w:val="24"/>
          <w:szCs w:val="24"/>
        </w:rPr>
        <w:t>, Cristín K. Fitzpatrick</w:t>
      </w:r>
      <w:r w:rsidRPr="00E66B1A">
        <w:rPr>
          <w:rFonts w:ascii="Times New Roman" w:eastAsia="Times New Roman" w:hAnsi="Times New Roman" w:cs="Times New Roman"/>
          <w:sz w:val="24"/>
          <w:szCs w:val="24"/>
          <w:vertAlign w:val="superscript"/>
        </w:rPr>
        <w:t>1</w:t>
      </w:r>
      <w:r w:rsidRPr="00E66B1A">
        <w:rPr>
          <w:rFonts w:ascii="Times New Roman" w:eastAsia="Times New Roman" w:hAnsi="Times New Roman" w:cs="Times New Roman"/>
          <w:sz w:val="24"/>
          <w:szCs w:val="24"/>
        </w:rPr>
        <w:t>, Ryan Couture</w:t>
      </w:r>
      <w:r w:rsidRPr="00E66B1A">
        <w:rPr>
          <w:rFonts w:ascii="Times New Roman" w:eastAsia="Times New Roman" w:hAnsi="Times New Roman" w:cs="Times New Roman"/>
          <w:sz w:val="24"/>
          <w:szCs w:val="24"/>
          <w:vertAlign w:val="superscript"/>
        </w:rPr>
        <w:t>4</w:t>
      </w:r>
      <w:r w:rsidRPr="00E66B1A">
        <w:rPr>
          <w:rFonts w:ascii="Times New Roman" w:eastAsia="Times New Roman" w:hAnsi="Times New Roman" w:cs="Times New Roman"/>
          <w:sz w:val="24"/>
          <w:szCs w:val="24"/>
        </w:rPr>
        <w:t>, Kathleen G. O’Malley</w:t>
      </w:r>
      <w:r w:rsidRPr="00E66B1A">
        <w:rPr>
          <w:rFonts w:ascii="Times New Roman" w:eastAsia="Times New Roman" w:hAnsi="Times New Roman" w:cs="Times New Roman"/>
          <w:sz w:val="24"/>
          <w:szCs w:val="24"/>
          <w:vertAlign w:val="superscript"/>
        </w:rPr>
        <w:t>1</w:t>
      </w:r>
    </w:p>
    <w:p w14:paraId="06D6603E"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7709AD86" w14:textId="18323035"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vertAlign w:val="superscript"/>
        </w:rPr>
        <w:t>1</w:t>
      </w:r>
      <w:r w:rsidRPr="00E66B1A">
        <w:rPr>
          <w:rFonts w:ascii="Times New Roman" w:eastAsia="Times New Roman" w:hAnsi="Times New Roman" w:cs="Times New Roman"/>
          <w:sz w:val="24"/>
          <w:szCs w:val="24"/>
        </w:rPr>
        <w:t>State Fisheries Genomics Lab, Coastal Oregon Marine Experiment Station, Department of Fisheries, Wildlife, and Conservation Sciences, Hatfield Marine Science Center, Oregon State University, Newport, OR, USA</w:t>
      </w:r>
    </w:p>
    <w:p w14:paraId="0E4E9F56" w14:textId="7B948525"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vertAlign w:val="superscript"/>
        </w:rPr>
        <w:t>2</w:t>
      </w:r>
      <w:r w:rsidRPr="00E66B1A">
        <w:rPr>
          <w:rFonts w:ascii="Times New Roman" w:eastAsia="Times New Roman" w:hAnsi="Times New Roman" w:cs="Times New Roman"/>
          <w:sz w:val="24"/>
          <w:szCs w:val="24"/>
        </w:rPr>
        <w:t>Department of Biological Sciences, State University of New York-Oswego, Oswego, NY, USA</w:t>
      </w:r>
    </w:p>
    <w:p w14:paraId="28AD4FD1" w14:textId="6E2C3583"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vertAlign w:val="superscript"/>
        </w:rPr>
        <w:t>3</w:t>
      </w:r>
      <w:r w:rsidRPr="00E66B1A">
        <w:rPr>
          <w:rFonts w:ascii="Times New Roman" w:eastAsia="Times New Roman" w:hAnsi="Times New Roman" w:cs="Times New Roman"/>
          <w:sz w:val="24"/>
          <w:szCs w:val="24"/>
        </w:rPr>
        <w:t xml:space="preserve">Native Fish Conservation and Recovery, Oregon Department of Fish and Wildlife, Salem, OR, USA </w:t>
      </w:r>
    </w:p>
    <w:p w14:paraId="1BDBDC38"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vertAlign w:val="superscript"/>
        </w:rPr>
        <w:t>4</w:t>
      </w:r>
      <w:r w:rsidRPr="00E66B1A">
        <w:rPr>
          <w:rFonts w:ascii="Times New Roman" w:eastAsia="Times New Roman" w:hAnsi="Times New Roman" w:cs="Times New Roman"/>
          <w:sz w:val="24"/>
          <w:szCs w:val="24"/>
        </w:rPr>
        <w:t>Oregon Department of Fish and Wildlife, Corvallis, Oregon, USA</w:t>
      </w:r>
    </w:p>
    <w:p w14:paraId="5C9C1B45"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079F9904" w14:textId="77777777" w:rsidR="00FD6548" w:rsidRPr="00E66B1A" w:rsidRDefault="00042B1D" w:rsidP="00E66B1A">
      <w:pPr>
        <w:spacing w:after="120" w:line="240" w:lineRule="auto"/>
        <w:rPr>
          <w:rFonts w:ascii="Times New Roman" w:eastAsia="Times New Roman" w:hAnsi="Times New Roman" w:cs="Times New Roman"/>
          <w:sz w:val="24"/>
          <w:szCs w:val="24"/>
          <w:lang w:val="en-US"/>
        </w:rPr>
      </w:pPr>
      <w:r w:rsidRPr="00E66B1A">
        <w:rPr>
          <w:rFonts w:ascii="Times New Roman" w:eastAsia="Times New Roman" w:hAnsi="Times New Roman" w:cs="Times New Roman"/>
          <w:sz w:val="24"/>
          <w:szCs w:val="24"/>
        </w:rPr>
        <w:t xml:space="preserve"> </w:t>
      </w:r>
      <w:r w:rsidR="00FD6548" w:rsidRPr="00E66B1A">
        <w:rPr>
          <w:rFonts w:ascii="Times New Roman" w:eastAsia="Times New Roman" w:hAnsi="Times New Roman" w:cs="Times New Roman"/>
          <w:color w:val="000000"/>
          <w:sz w:val="24"/>
          <w:szCs w:val="24"/>
          <w:lang w:val="en-US"/>
        </w:rPr>
        <w:t xml:space="preserve">* Corresponding author, email: </w:t>
      </w:r>
      <w:r w:rsidR="00FD6548" w:rsidRPr="00E66B1A">
        <w:rPr>
          <w:rFonts w:ascii="Times New Roman" w:eastAsia="Times New Roman" w:hAnsi="Times New Roman" w:cs="Times New Roman"/>
          <w:color w:val="0000FF"/>
          <w:sz w:val="24"/>
          <w:szCs w:val="24"/>
          <w:lang w:val="en-US"/>
        </w:rPr>
        <w:t>david.dayan@oregonstate.edu</w:t>
      </w:r>
      <w:r w:rsidR="00FD6548" w:rsidRPr="00E66B1A">
        <w:rPr>
          <w:rFonts w:ascii="Times New Roman" w:eastAsia="Times New Roman" w:hAnsi="Times New Roman" w:cs="Times New Roman"/>
          <w:color w:val="000000"/>
          <w:sz w:val="24"/>
          <w:szCs w:val="24"/>
          <w:lang w:val="en-US"/>
        </w:rPr>
        <w:t>, ORCID ID: 0000-0001-5001-4062</w:t>
      </w:r>
    </w:p>
    <w:p w14:paraId="02EB0E8A" w14:textId="308AE174" w:rsidR="0068209D" w:rsidRPr="00E66B1A" w:rsidRDefault="0068209D" w:rsidP="00E66B1A">
      <w:pPr>
        <w:spacing w:after="120" w:line="240" w:lineRule="auto"/>
        <w:rPr>
          <w:rFonts w:ascii="Times New Roman" w:eastAsia="Times New Roman" w:hAnsi="Times New Roman" w:cs="Times New Roman"/>
          <w:sz w:val="24"/>
          <w:szCs w:val="24"/>
        </w:rPr>
      </w:pPr>
    </w:p>
    <w:p w14:paraId="4B8DAF2E" w14:textId="154A4188" w:rsidR="00947C71" w:rsidRPr="00E66B1A" w:rsidRDefault="00E6710D" w:rsidP="00E66B1A">
      <w:pPr>
        <w:spacing w:after="120" w:line="240" w:lineRule="auto"/>
        <w:rPr>
          <w:rFonts w:ascii="Times New Roman" w:hAnsi="Times New Roman" w:cs="Times New Roman"/>
          <w:i/>
          <w:iCs/>
          <w:sz w:val="24"/>
          <w:szCs w:val="24"/>
        </w:rPr>
      </w:pPr>
      <w:bookmarkStart w:id="0" w:name="_mk8lqaatpl7b" w:colFirst="0" w:colLast="0"/>
      <w:bookmarkEnd w:id="0"/>
      <w:r w:rsidRPr="00E66B1A">
        <w:rPr>
          <w:rFonts w:ascii="Times New Roman" w:hAnsi="Times New Roman" w:cs="Times New Roman"/>
          <w:sz w:val="24"/>
          <w:szCs w:val="24"/>
        </w:rPr>
        <w:t xml:space="preserve">Keywords: reintroduction, </w:t>
      </w:r>
      <w:r w:rsidR="00E61F3D" w:rsidRPr="00E66B1A">
        <w:rPr>
          <w:rFonts w:ascii="Times New Roman" w:hAnsi="Times New Roman" w:cs="Times New Roman"/>
          <w:sz w:val="24"/>
          <w:szCs w:val="24"/>
        </w:rPr>
        <w:t>t</w:t>
      </w:r>
      <w:r w:rsidR="007F2931" w:rsidRPr="00E66B1A">
        <w:rPr>
          <w:rFonts w:ascii="Times New Roman" w:hAnsi="Times New Roman" w:cs="Times New Roman"/>
          <w:sz w:val="24"/>
          <w:szCs w:val="24"/>
        </w:rPr>
        <w:t>r</w:t>
      </w:r>
      <w:r w:rsidR="00E61F3D" w:rsidRPr="00E66B1A">
        <w:rPr>
          <w:rFonts w:ascii="Times New Roman" w:hAnsi="Times New Roman" w:cs="Times New Roman"/>
          <w:sz w:val="24"/>
          <w:szCs w:val="24"/>
        </w:rPr>
        <w:t>ap-and-haul</w:t>
      </w:r>
      <w:r w:rsidRPr="00E66B1A">
        <w:rPr>
          <w:rFonts w:ascii="Times New Roman" w:hAnsi="Times New Roman" w:cs="Times New Roman"/>
          <w:sz w:val="24"/>
          <w:szCs w:val="24"/>
        </w:rPr>
        <w:t>, captive-rearing, relative reproductive success,</w:t>
      </w:r>
      <w:r w:rsidR="00947C71" w:rsidRPr="00E66B1A">
        <w:rPr>
          <w:rFonts w:ascii="Times New Roman" w:hAnsi="Times New Roman" w:cs="Times New Roman"/>
          <w:sz w:val="24"/>
          <w:szCs w:val="24"/>
        </w:rPr>
        <w:t xml:space="preserve"> </w:t>
      </w:r>
      <w:r w:rsidR="00365D7D" w:rsidRPr="00E66B1A">
        <w:rPr>
          <w:rFonts w:ascii="Times New Roman" w:hAnsi="Times New Roman" w:cs="Times New Roman"/>
          <w:sz w:val="24"/>
          <w:szCs w:val="24"/>
        </w:rPr>
        <w:t>translocation</w:t>
      </w:r>
      <w:r w:rsidRPr="00E66B1A">
        <w:rPr>
          <w:rFonts w:ascii="Times New Roman" w:hAnsi="Times New Roman" w:cs="Times New Roman"/>
          <w:sz w:val="24"/>
          <w:szCs w:val="24"/>
        </w:rPr>
        <w:t xml:space="preserve"> </w:t>
      </w:r>
    </w:p>
    <w:p w14:paraId="5C46E7A7" w14:textId="77777777" w:rsidR="00947C71" w:rsidRPr="00E66B1A" w:rsidRDefault="00947C71" w:rsidP="00E66B1A">
      <w:pPr>
        <w:spacing w:after="120" w:line="240" w:lineRule="auto"/>
        <w:rPr>
          <w:rFonts w:ascii="Times New Roman" w:hAnsi="Times New Roman" w:cs="Times New Roman"/>
          <w:i/>
          <w:iCs/>
          <w:sz w:val="24"/>
          <w:szCs w:val="24"/>
        </w:rPr>
      </w:pPr>
    </w:p>
    <w:p w14:paraId="78EA6EEA" w14:textId="72909569" w:rsidR="0068209D" w:rsidRPr="00E66B1A" w:rsidRDefault="00042B1D" w:rsidP="00E66B1A">
      <w:pPr>
        <w:spacing w:after="120" w:line="240" w:lineRule="auto"/>
        <w:rPr>
          <w:rFonts w:ascii="Times New Roman" w:eastAsia="Times New Roman" w:hAnsi="Times New Roman" w:cs="Times New Roman"/>
          <w:sz w:val="24"/>
          <w:szCs w:val="24"/>
          <w:u w:val="single"/>
        </w:rPr>
      </w:pPr>
      <w:r w:rsidRPr="00E66B1A">
        <w:rPr>
          <w:rFonts w:ascii="Times New Roman" w:hAnsi="Times New Roman" w:cs="Times New Roman"/>
          <w:sz w:val="24"/>
          <w:szCs w:val="24"/>
        </w:rPr>
        <w:br w:type="page"/>
      </w:r>
    </w:p>
    <w:p w14:paraId="54AE10CD"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1" w:name="_p9z6lz4w59zo" w:colFirst="0" w:colLast="0"/>
      <w:bookmarkEnd w:id="1"/>
      <w:r w:rsidRPr="00E66B1A">
        <w:rPr>
          <w:rFonts w:ascii="Times New Roman" w:eastAsia="Times New Roman" w:hAnsi="Times New Roman" w:cs="Times New Roman"/>
          <w:b/>
          <w:sz w:val="24"/>
          <w:szCs w:val="24"/>
          <w:u w:val="single"/>
        </w:rPr>
        <w:lastRenderedPageBreak/>
        <w:t>Abstract</w:t>
      </w:r>
    </w:p>
    <w:p w14:paraId="34C763D0" w14:textId="7C9252DA" w:rsidR="0068209D" w:rsidRPr="00E66B1A" w:rsidRDefault="00042B1D" w:rsidP="003D0273">
      <w:pPr>
        <w:spacing w:after="120" w:line="360" w:lineRule="auto"/>
        <w:rPr>
          <w:rFonts w:ascii="Times New Roman" w:eastAsia="Times New Roman" w:hAnsi="Times New Roman" w:cs="Times New Roman"/>
          <w:sz w:val="24"/>
          <w:szCs w:val="24"/>
          <w:u w:val="single"/>
        </w:rPr>
      </w:pPr>
      <w:r w:rsidRPr="00E66B1A">
        <w:rPr>
          <w:rFonts w:ascii="Times New Roman" w:eastAsia="Times New Roman" w:hAnsi="Times New Roman" w:cs="Times New Roman"/>
          <w:sz w:val="24"/>
          <w:szCs w:val="24"/>
        </w:rPr>
        <w:t>Reintroduction is an important tool for the recovery of imperiled species. For threatened salmon species, hatchery-origin (HOR) salmon from a nearby source are often used to reestablish populations in vacant, historically occupied habitat. However, this approach is challenged by the relatively low reproductive success that HOR salmon experience when they spawn in the wild, relative to their natural-origin (NOR) counterparts. In this study, we used genetic parentage analysis to compare the reproductive success of three groups of Chinook salmon (</w:t>
      </w:r>
      <w:r w:rsidRPr="00E66B1A">
        <w:rPr>
          <w:rFonts w:ascii="Times New Roman" w:eastAsia="Times New Roman" w:hAnsi="Times New Roman" w:cs="Times New Roman"/>
          <w:i/>
          <w:sz w:val="24"/>
          <w:szCs w:val="24"/>
        </w:rPr>
        <w:t>Oncorhynchus tshawytscha</w:t>
      </w:r>
      <w:r w:rsidRPr="00E66B1A">
        <w:rPr>
          <w:rFonts w:ascii="Times New Roman" w:eastAsia="Times New Roman" w:hAnsi="Times New Roman" w:cs="Times New Roman"/>
          <w:sz w:val="24"/>
          <w:szCs w:val="24"/>
        </w:rPr>
        <w:t xml:space="preserve">) reintroduced above the Cougar Dam on the South Fork McKenzie River, Oregon: HOR salmon from an integrated stock; </w:t>
      </w:r>
      <w:commentRangeStart w:id="2"/>
      <w:commentRangeStart w:id="3"/>
      <w:r w:rsidRPr="00E66B1A">
        <w:rPr>
          <w:rFonts w:ascii="Times New Roman" w:eastAsia="Times New Roman" w:hAnsi="Times New Roman" w:cs="Times New Roman"/>
          <w:sz w:val="24"/>
          <w:szCs w:val="24"/>
        </w:rPr>
        <w:t>first generation</w:t>
      </w:r>
      <w:commentRangeEnd w:id="2"/>
      <w:r w:rsidR="00DB760D" w:rsidRPr="00E66B1A">
        <w:rPr>
          <w:rStyle w:val="CommentReference"/>
          <w:rFonts w:ascii="Times New Roman" w:hAnsi="Times New Roman" w:cs="Times New Roman"/>
        </w:rPr>
        <w:commentReference w:id="2"/>
      </w:r>
      <w:commentRangeEnd w:id="3"/>
      <w:r w:rsidR="0099015C" w:rsidRPr="00E66B1A">
        <w:rPr>
          <w:rStyle w:val="CommentReference"/>
          <w:rFonts w:ascii="Times New Roman" w:hAnsi="Times New Roman" w:cs="Times New Roman"/>
        </w:rPr>
        <w:commentReference w:id="3"/>
      </w:r>
      <w:r w:rsidRPr="00E66B1A">
        <w:rPr>
          <w:rFonts w:ascii="Times New Roman" w:eastAsia="Times New Roman" w:hAnsi="Times New Roman" w:cs="Times New Roman"/>
          <w:sz w:val="24"/>
          <w:szCs w:val="24"/>
        </w:rPr>
        <w:t>, wild-born descendants (hereafter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w:t>
      </w:r>
      <w:r w:rsidR="00E53515" w:rsidRPr="00E66B1A">
        <w:rPr>
          <w:rFonts w:ascii="Times New Roman" w:eastAsia="Times New Roman" w:hAnsi="Times New Roman" w:cs="Times New Roman"/>
          <w:sz w:val="24"/>
          <w:szCs w:val="24"/>
        </w:rPr>
        <w:t xml:space="preserve"> of fish produced at the same hatchery</w:t>
      </w:r>
      <w:r w:rsidRPr="00E66B1A">
        <w:rPr>
          <w:rFonts w:ascii="Times New Roman" w:eastAsia="Times New Roman" w:hAnsi="Times New Roman" w:cs="Times New Roman"/>
          <w:sz w:val="24"/>
          <w:szCs w:val="24"/>
        </w:rPr>
        <w:t>; and NOR salmon that were born elsewhere</w:t>
      </w:r>
      <w:r w:rsidR="00971065" w:rsidRPr="00E66B1A">
        <w:rPr>
          <w:rFonts w:ascii="Times New Roman" w:eastAsia="Times New Roman" w:hAnsi="Times New Roman" w:cs="Times New Roman"/>
          <w:sz w:val="24"/>
          <w:szCs w:val="24"/>
        </w:rPr>
        <w:t xml:space="preserve"> and volitionally entered a trap below Cougar Dam</w:t>
      </w:r>
      <w:r w:rsidRPr="00E66B1A">
        <w:rPr>
          <w:rFonts w:ascii="Times New Roman" w:eastAsia="Times New Roman" w:hAnsi="Times New Roman" w:cs="Times New Roman"/>
          <w:sz w:val="24"/>
          <w:szCs w:val="24"/>
        </w:rPr>
        <w:t>. We found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produced nearly as many adult offspring as NOR salmon, and 1.8-fold more adult offspring than </w:t>
      </w:r>
      <w:r w:rsidR="00365D7D" w:rsidRPr="00E66B1A">
        <w:rPr>
          <w:rFonts w:ascii="Times New Roman" w:eastAsia="Times New Roman" w:hAnsi="Times New Roman" w:cs="Times New Roman"/>
          <w:sz w:val="24"/>
          <w:szCs w:val="24"/>
        </w:rPr>
        <w:t>HOR salmon</w:t>
      </w:r>
      <w:r w:rsidRPr="00E66B1A">
        <w:rPr>
          <w:rFonts w:ascii="Times New Roman" w:eastAsia="Times New Roman" w:hAnsi="Times New Roman" w:cs="Times New Roman"/>
          <w:sz w:val="24"/>
          <w:szCs w:val="24"/>
        </w:rPr>
        <w:t xml:space="preserve">. This result suggests that, for the South Fork McKenzie reintroduction program, a single generation in the wild increases fitness for the descendants of hatchery salmon. </w:t>
      </w:r>
      <w:r w:rsidR="00971065" w:rsidRPr="00E66B1A">
        <w:rPr>
          <w:rFonts w:ascii="Times New Roman" w:eastAsia="Times New Roman" w:hAnsi="Times New Roman" w:cs="Times New Roman"/>
          <w:sz w:val="24"/>
          <w:szCs w:val="24"/>
        </w:rPr>
        <w:t>Care must be taken before extrapolating our results to reintroductions in other systems.</w:t>
      </w:r>
    </w:p>
    <w:p w14:paraId="604CE625" w14:textId="77777777" w:rsidR="0068209D" w:rsidRPr="00E66B1A" w:rsidRDefault="0068209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4" w:name="_8gbmbj91iurq" w:colFirst="0" w:colLast="0"/>
      <w:bookmarkEnd w:id="4"/>
    </w:p>
    <w:p w14:paraId="01261381"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5" w:name="_s74xhilhnudd" w:colFirst="0" w:colLast="0"/>
      <w:bookmarkEnd w:id="5"/>
      <w:r w:rsidRPr="00E66B1A">
        <w:rPr>
          <w:rFonts w:ascii="Times New Roman" w:hAnsi="Times New Roman" w:cs="Times New Roman"/>
        </w:rPr>
        <w:br w:type="page"/>
      </w:r>
    </w:p>
    <w:p w14:paraId="2CC6EB38"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6" w:name="_qxnc184b2f0o" w:colFirst="0" w:colLast="0"/>
      <w:bookmarkEnd w:id="6"/>
      <w:r w:rsidRPr="00E66B1A">
        <w:rPr>
          <w:rFonts w:ascii="Times New Roman" w:eastAsia="Times New Roman" w:hAnsi="Times New Roman" w:cs="Times New Roman"/>
          <w:b/>
          <w:sz w:val="24"/>
          <w:szCs w:val="24"/>
          <w:u w:val="single"/>
        </w:rPr>
        <w:lastRenderedPageBreak/>
        <w:t>Introduction</w:t>
      </w:r>
    </w:p>
    <w:p w14:paraId="663A9564" w14:textId="723AF07C"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Reintroducing organisms to habitats from which they have been extirpated is a common strategy used </w:t>
      </w:r>
      <w:r w:rsidR="00E53515" w:rsidRPr="00E66B1A">
        <w:rPr>
          <w:rFonts w:ascii="Times New Roman" w:eastAsia="Times New Roman" w:hAnsi="Times New Roman" w:cs="Times New Roman"/>
          <w:sz w:val="24"/>
          <w:szCs w:val="24"/>
        </w:rPr>
        <w:t xml:space="preserve">to aid in </w:t>
      </w:r>
      <w:r w:rsidRPr="00E66B1A">
        <w:rPr>
          <w:rFonts w:ascii="Times New Roman" w:eastAsia="Times New Roman" w:hAnsi="Times New Roman" w:cs="Times New Roman"/>
          <w:sz w:val="24"/>
          <w:szCs w:val="24"/>
        </w:rPr>
        <w:t xml:space="preserve">the recovery of threatened and endangered taxa </w:t>
      </w:r>
      <w:r w:rsidRPr="00E66B1A">
        <w:rPr>
          <w:rFonts w:ascii="Times New Roman" w:eastAsia="Times New Roman" w:hAnsi="Times New Roman" w:cs="Times New Roman"/>
          <w:sz w:val="24"/>
          <w:szCs w:val="24"/>
        </w:rPr>
        <w:fldChar w:fldCharType="begin"/>
      </w:r>
      <w:r w:rsidRPr="00E66B1A">
        <w:rPr>
          <w:rFonts w:ascii="Times New Roman" w:eastAsia="Times New Roman" w:hAnsi="Times New Roman" w:cs="Times New Roman"/>
          <w:sz w:val="24"/>
          <w:szCs w:val="24"/>
        </w:rPr>
        <w:instrText xml:space="preserve"> ADDIN EN.CITE &lt;EndNote&gt;&lt;Cite&gt;&lt;Author&gt;Seddon&lt;/Author&gt;&lt;Year&gt;2007&lt;/Year&gt;&lt;RecNum&gt;1769&lt;/RecNum&gt;&lt;DisplayText&gt;(Seddon et al. 2007; Seddon et al. 2014)&lt;/DisplayText&gt;&lt;record&gt;&lt;rec-number&gt;1769&lt;/rec-number&gt;&lt;foreign-keys&gt;&lt;key app="EN" db-id="fstdwt0t3xzrskewzvmxpsf80xx25990rfrd" timestamp="1687889793"&gt;1769&lt;/key&gt;&lt;/foreign-keys&gt;&lt;ref-type name="Journal Article"&gt;17&lt;/ref-type&gt;&lt;contributors&gt;&lt;authors&gt;&lt;author&gt;Seddon, Philip J&lt;/author&gt;&lt;author&gt;Armstrong, Doug P&lt;/author&gt;&lt;author&gt;Maloney, Richard F&lt;/author&gt;&lt;/authors&gt;&lt;/contributors&gt;&lt;titles&gt;&lt;title&gt;Developing the science of reintroduction biology&lt;/title&gt;&lt;secondary-title&gt;Conservation biology&lt;/secondary-title&gt;&lt;/titles&gt;&lt;periodical&gt;&lt;full-title&gt;Conservation Biology&lt;/full-title&gt;&lt;/periodical&gt;&lt;pages&gt;303-312&lt;/pages&gt;&lt;volume&gt;21&lt;/volume&gt;&lt;number&gt;2&lt;/number&gt;&lt;dates&gt;&lt;year&gt;2007&lt;/year&gt;&lt;/dates&gt;&lt;isbn&gt;0888-8892&lt;/isbn&gt;&lt;urls&gt;&lt;/urls&gt;&lt;/record&gt;&lt;/Cite&gt;&lt;Cite&gt;&lt;Author&gt;Seddon&lt;/Author&gt;&lt;Year&gt;2014&lt;/Year&gt;&lt;RecNum&gt;1777&lt;/RecNum&gt;&lt;record&gt;&lt;rec-number&gt;1777&lt;/rec-number&gt;&lt;foreign-keys&gt;&lt;key app="EN" db-id="fstdwt0t3xzrskewzvmxpsf80xx25990rfrd" timestamp="1687990590"&gt;1777&lt;/key&gt;&lt;/foreign-keys&gt;&lt;ref-type name="Journal Article"&gt;17&lt;/ref-type&gt;&lt;contributors&gt;&lt;authors&gt;&lt;author&gt;Seddon, Philip J&lt;/author&gt;&lt;author&gt;Griffiths, Christine J&lt;/author&gt;&lt;author&gt;Soorae, Pritpal S&lt;/author&gt;&lt;author&gt;Armstrong, Doug P&lt;/author&gt;&lt;/authors&gt;&lt;/contributors&gt;&lt;titles&gt;&lt;title&gt;Reversing defaunation: restoring species in a changing world&lt;/title&gt;&lt;secondary-title&gt;Science&lt;/secondary-title&gt;&lt;/titles&gt;&lt;periodical&gt;&lt;full-title&gt;Science&lt;/full-title&gt;&lt;/periodical&gt;&lt;pages&gt;406-412&lt;/pages&gt;&lt;volume&gt;345&lt;/volume&gt;&lt;number&gt;6195&lt;/number&gt;&lt;dates&gt;&lt;year&gt;2014&lt;/year&gt;&lt;/dates&gt;&lt;isbn&gt;0036-8075&lt;/isbn&gt;&lt;urls&gt;&lt;/urls&gt;&lt;/record&gt;&lt;/Cite&gt;&lt;/EndNote&gt;</w:instrText>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(Seddon et al. 2007; Seddon et al. 2014)</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Reintroduction programs often seek to establish productive, self-sustaining natural populations </w:t>
      </w:r>
      <w:r w:rsidRPr="00E66B1A">
        <w:rPr>
          <w:rFonts w:ascii="Times New Roman" w:eastAsia="Times New Roman" w:hAnsi="Times New Roman" w:cs="Times New Roman"/>
          <w:sz w:val="24"/>
          <w:szCs w:val="24"/>
        </w:rPr>
        <w:fldChar w:fldCharType="begin"/>
      </w:r>
      <w:r w:rsidRPr="00E66B1A">
        <w:rPr>
          <w:rFonts w:ascii="Times New Roman" w:eastAsia="Times New Roman" w:hAnsi="Times New Roman" w:cs="Times New Roman"/>
          <w:sz w:val="24"/>
          <w:szCs w:val="24"/>
        </w:rPr>
        <w:instrText xml:space="preserve"> ADDIN EN.CITE &lt;EndNote&gt;&lt;Cite&gt;&lt;Author&gt;IUCN/SSC&lt;/Author&gt;&lt;Year&gt;2013&lt;/Year&gt;&lt;RecNum&gt;1778&lt;/RecNum&gt;&lt;DisplayText&gt;(IUCN/SSC 2013)&lt;/DisplayText&gt;&lt;record&gt;&lt;rec-number&gt;1778&lt;/rec-number&gt;&lt;foreign-keys&gt;&lt;key app="EN" db-id="fstdwt0t3xzrskewzvmxpsf80xx25990rfrd" timestamp="1687990834"&gt;1778&lt;/key&gt;&lt;/foreign-keys&gt;&lt;ref-type name="Report"&gt;27&lt;/ref-type&gt;&lt;contributors&gt;&lt;authors&gt;&lt;author&gt;IUCN/SSC&lt;/author&gt;&lt;/authors&gt;&lt;/contributors&gt;&lt;titles&gt;&lt;title&gt;Guidelines for Reintroductions and Other Conservation&amp;#xD;Translocations. Version 1.0&lt;/title&gt;&lt;secondary-title&gt;IUCN Species Survival Commission&lt;/secondary-title&gt;&lt;/titles&gt;&lt;pages&gt;1 - 57&lt;/pages&gt;&lt;dates&gt;&lt;year&gt;2013&lt;/year&gt;&lt;/dates&gt;&lt;urls&gt;&lt;/urls&gt;&lt;/record&gt;&lt;/Cite&gt;&lt;/EndNote&gt;</w:instrText>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(IUCN/SSC 2013)</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However, they frequently fail to achieve their recovery and conservation objectives </w:t>
      </w:r>
      <w:r w:rsidRPr="00E66B1A">
        <w:rPr>
          <w:rFonts w:ascii="Times New Roman" w:eastAsia="Times New Roman" w:hAnsi="Times New Roman" w:cs="Times New Roman"/>
          <w:sz w:val="24"/>
          <w:szCs w:val="24"/>
        </w:rPr>
        <w:fldChar w:fldCharType="begin">
          <w:fldData xml:space="preserve">PEVuZE5vdGU+PENpdGU+PEF1dGhvcj5GaXNjaGVyPC9BdXRob3I+PFllYXI+MjAwMDwvWWVhcj48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=
</w:fldData>
        </w:fldChar>
      </w:r>
      <w:r w:rsidRPr="00E66B1A">
        <w:rPr>
          <w:rFonts w:ascii="Times New Roman" w:eastAsia="Times New Roman" w:hAnsi="Times New Roman" w:cs="Times New Roman"/>
          <w:sz w:val="24"/>
          <w:szCs w:val="24"/>
        </w:rPr>
        <w:instrText xml:space="preserve"> ADDIN EN.CITE </w:instrText>
      </w:r>
      <w:r w:rsidRPr="00E66B1A">
        <w:rPr>
          <w:rFonts w:ascii="Times New Roman" w:eastAsia="Times New Roman" w:hAnsi="Times New Roman" w:cs="Times New Roman"/>
          <w:sz w:val="24"/>
          <w:szCs w:val="24"/>
        </w:rPr>
        <w:fldChar w:fldCharType="begin">
          <w:fldData xml:space="preserve">PEVuZE5vdGU+PENpdGU+PEF1dGhvcj5GaXNjaGVyPC9BdXRob3I+PFllYXI+MjAwMDwvWWVhcj48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=
</w:fldData>
        </w:fldChar>
      </w:r>
      <w:r w:rsidRPr="00E66B1A">
        <w:rPr>
          <w:rFonts w:ascii="Times New Roman" w:eastAsia="Times New Roman" w:hAnsi="Times New Roman" w:cs="Times New Roman"/>
          <w:sz w:val="24"/>
          <w:szCs w:val="24"/>
        </w:rPr>
        <w:instrText xml:space="preserve"> ADDIN EN.CITE.DATA </w:instrText>
      </w:r>
      <w:r w:rsidRPr="00E66B1A">
        <w:rPr>
          <w:rFonts w:ascii="Times New Roman" w:eastAsia="Times New Roman" w:hAnsi="Times New Roman" w:cs="Times New Roman"/>
          <w:sz w:val="24"/>
          <w:szCs w:val="24"/>
        </w:rPr>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(Fischer and Lindenmayer 2000; Godefroid et al. 2011; Bellis et al. 2019; Bubac et al. 2019)</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Many factors contribute to reintroduction success, or failure, including suitability of the source population </w:t>
      </w:r>
      <w:r w:rsidRPr="00E66B1A">
        <w:rPr>
          <w:rFonts w:ascii="Times New Roman" w:eastAsia="Times New Roman" w:hAnsi="Times New Roman" w:cs="Times New Roman"/>
          <w:sz w:val="24"/>
          <w:szCs w:val="24"/>
        </w:rPr>
        <w:fldChar w:fldCharType="begin">
          <w:fldData xml:space="preserve">PEVuZE5vdGU+PENpdGU+PEF1dGhvcj5Db2NocmFuLUJpZWRlcm1hbjwvQXV0aG9yPjxZZWFyPjIw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</w:fldData>
        </w:fldChar>
      </w:r>
      <w:r w:rsidRPr="00E66B1A">
        <w:rPr>
          <w:rFonts w:ascii="Times New Roman" w:eastAsia="Times New Roman" w:hAnsi="Times New Roman" w:cs="Times New Roman"/>
          <w:sz w:val="24"/>
          <w:szCs w:val="24"/>
        </w:rPr>
        <w:instrText xml:space="preserve"> ADDIN EN.CITE </w:instrText>
      </w:r>
      <w:r w:rsidRPr="00E66B1A">
        <w:rPr>
          <w:rFonts w:ascii="Times New Roman" w:eastAsia="Times New Roman" w:hAnsi="Times New Roman" w:cs="Times New Roman"/>
          <w:sz w:val="24"/>
          <w:szCs w:val="24"/>
        </w:rPr>
        <w:fldChar w:fldCharType="begin">
          <w:fldData xml:space="preserve">PEVuZE5vdGU+PENpdGU+PEF1dGhvcj5Db2NocmFuLUJpZWRlcm1hbjwvQXV0aG9yPjxZZWFyPjIw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</w:fldData>
        </w:fldChar>
      </w:r>
      <w:r w:rsidRPr="00E66B1A">
        <w:rPr>
          <w:rFonts w:ascii="Times New Roman" w:eastAsia="Times New Roman" w:hAnsi="Times New Roman" w:cs="Times New Roman"/>
          <w:sz w:val="24"/>
          <w:szCs w:val="24"/>
        </w:rPr>
        <w:instrText xml:space="preserve"> ADDIN EN.CITE.DATA </w:instrText>
      </w:r>
      <w:r w:rsidRPr="00E66B1A">
        <w:rPr>
          <w:rFonts w:ascii="Times New Roman" w:eastAsia="Times New Roman" w:hAnsi="Times New Roman" w:cs="Times New Roman"/>
          <w:sz w:val="24"/>
          <w:szCs w:val="24"/>
        </w:rPr>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(Cochran-Biederman et al. 2015; Bubac et al. 2019)</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Source populations must express appropriate phenotypes in the new habitat, and possess sufficient genetic and phenotypic diversity to avoid short term extinction risk and promote the adaptive potential of the reintroduced population </w:t>
      </w:r>
      <w:r w:rsidRPr="00E66B1A">
        <w:rPr>
          <w:rFonts w:ascii="Times New Roman" w:eastAsia="Times New Roman" w:hAnsi="Times New Roman" w:cs="Times New Roman"/>
          <w:sz w:val="24"/>
          <w:szCs w:val="24"/>
        </w:rPr>
        <w:fldChar w:fldCharType="begin">
          <w:fldData xml:space="preserve">PEVuZE5vdGU+PENpdGU+PEF1dGhvcj5XZWVrczwvQXV0aG9yPjxZZWFyPjIwMTE8L1llYXI+PFJl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</w:fldData>
        </w:fldChar>
      </w:r>
      <w:r w:rsidRPr="00E66B1A">
        <w:rPr>
          <w:rFonts w:ascii="Times New Roman" w:eastAsia="Times New Roman" w:hAnsi="Times New Roman" w:cs="Times New Roman"/>
          <w:sz w:val="24"/>
          <w:szCs w:val="24"/>
        </w:rPr>
        <w:instrText xml:space="preserve"> ADDIN EN.CITE </w:instrText>
      </w:r>
      <w:r w:rsidRPr="00E66B1A">
        <w:rPr>
          <w:rFonts w:ascii="Times New Roman" w:eastAsia="Times New Roman" w:hAnsi="Times New Roman" w:cs="Times New Roman"/>
          <w:sz w:val="24"/>
          <w:szCs w:val="24"/>
        </w:rPr>
        <w:fldChar w:fldCharType="begin">
          <w:fldData xml:space="preserve">PEVuZE5vdGU+PENpdGU+PEF1dGhvcj5XZWVrczwvQXV0aG9yPjxZZWFyPjIwMTE8L1llYXI+PFJl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</w:fldData>
        </w:fldChar>
      </w:r>
      <w:r w:rsidRPr="00E66B1A">
        <w:rPr>
          <w:rFonts w:ascii="Times New Roman" w:eastAsia="Times New Roman" w:hAnsi="Times New Roman" w:cs="Times New Roman"/>
          <w:sz w:val="24"/>
          <w:szCs w:val="24"/>
        </w:rPr>
        <w:instrText xml:space="preserve"> ADDIN EN.CITE.DATA </w:instrText>
      </w:r>
      <w:r w:rsidRPr="00E66B1A">
        <w:rPr>
          <w:rFonts w:ascii="Times New Roman" w:eastAsia="Times New Roman" w:hAnsi="Times New Roman" w:cs="Times New Roman"/>
          <w:sz w:val="24"/>
          <w:szCs w:val="24"/>
        </w:rPr>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(Miller et al. 2009; Weeks et al. 2011; Malone et al. 2018; Furlan et al. 2020)</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t>
      </w:r>
    </w:p>
    <w:p w14:paraId="4614E142" w14:textId="58D98D83"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Pacific salmon (</w:t>
      </w:r>
      <w:r w:rsidRPr="00E66B1A">
        <w:rPr>
          <w:rFonts w:ascii="Times New Roman" w:eastAsia="Times New Roman" w:hAnsi="Times New Roman" w:cs="Times New Roman"/>
          <w:i/>
          <w:sz w:val="24"/>
          <w:szCs w:val="24"/>
        </w:rPr>
        <w:t>Oncorhynchus spp.</w:t>
      </w:r>
      <w:r w:rsidRPr="00E66B1A">
        <w:rPr>
          <w:rFonts w:ascii="Times New Roman" w:eastAsia="Times New Roman" w:hAnsi="Times New Roman" w:cs="Times New Roman"/>
          <w:sz w:val="24"/>
          <w:szCs w:val="24"/>
        </w:rPr>
        <w:t xml:space="preserve">) have been extirpated from much of their historical range </w:t>
      </w:r>
      <w:r w:rsidRPr="00E66B1A">
        <w:rPr>
          <w:rFonts w:ascii="Times New Roman" w:eastAsia="Times New Roman" w:hAnsi="Times New Roman" w:cs="Times New Roman"/>
          <w:sz w:val="24"/>
          <w:szCs w:val="24"/>
        </w:rPr>
        <w:fldChar w:fldCharType="begin"/>
      </w:r>
      <w:r w:rsidRPr="00E66B1A">
        <w:rPr>
          <w:rFonts w:ascii="Times New Roman" w:eastAsia="Times New Roman" w:hAnsi="Times New Roman" w:cs="Times New Roman"/>
          <w:sz w:val="24"/>
          <w:szCs w:val="24"/>
        </w:rPr>
        <w:instrText xml:space="preserve"> ADDIN EN.CITE &lt;EndNote&gt;&lt;Cite&gt;&lt;Author&gt;Gustafson&lt;/Author&gt;&lt;Year&gt;2007&lt;/Year&gt;&lt;RecNum&gt;1455&lt;/RecNum&gt;&lt;DisplayText&gt;(Gustafson et al. 2007)&lt;/DisplayText&gt;&lt;record&gt;&lt;rec-number&gt;1455&lt;/rec-number&gt;&lt;foreign-keys&gt;&lt;key app="EN" db-id="fstdwt0t3xzrskewzvmxpsf80xx25990rfrd" timestamp="1606174688"&gt;1455&lt;/key&gt;&lt;/foreign-keys&gt;&lt;ref-type name="Journal Article"&gt;17&lt;/ref-type&gt;&lt;contributors&gt;&lt;authors&gt;&lt;author&gt;Gustafson, Richard G&lt;/author&gt;&lt;author&gt;Waples, Robin S&lt;/author&gt;&lt;author&gt;Myers, James M&lt;/author&gt;&lt;author&gt;Weitkamp, Laurie A&lt;/author&gt;&lt;author&gt;Bryant, Gregory J&lt;/author&gt;&lt;author&gt;Johnson, Orlay W&lt;/author&gt;&lt;author&gt;Hard, Jeffrey J&lt;/author&gt;&lt;/authors&gt;&lt;/contributors&gt;&lt;titles&gt;&lt;title&gt;Pacific salmon extinctions: quantifying lost and remaining diversity&lt;/title&gt;&lt;secondary-title&gt;Conservation Biology&lt;/secondary-title&gt;&lt;/titles&gt;&lt;periodical&gt;&lt;full-title&gt;Conservation Biology&lt;/full-title&gt;&lt;/periodical&gt;&lt;pages&gt;1009-1020&lt;/pages&gt;&lt;volume&gt;21&lt;/volume&gt;&lt;number&gt;4&lt;/number&gt;&lt;dates&gt;&lt;year&gt;2007&lt;/year&gt;&lt;/dates&gt;&lt;isbn&gt;0888-8892&lt;/isbn&gt;&lt;urls&gt;&lt;/urls&gt;&lt;/record&gt;&lt;/Cite&gt;&lt;/EndNote&gt;</w:instrText>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(Gustafson et al. 2007)</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including more than half of historical habitat in the Upper Willamette and Lower Columbia River basins </w:t>
      </w:r>
      <w:r w:rsidRPr="00E66B1A">
        <w:rPr>
          <w:rFonts w:ascii="Times New Roman" w:eastAsia="Times New Roman" w:hAnsi="Times New Roman" w:cs="Times New Roman"/>
          <w:sz w:val="24"/>
          <w:szCs w:val="24"/>
        </w:rPr>
        <w:fldChar w:fldCharType="begin"/>
      </w:r>
      <w:r w:rsidRPr="00E66B1A">
        <w:rPr>
          <w:rFonts w:ascii="Times New Roman" w:eastAsia="Times New Roman" w:hAnsi="Times New Roman" w:cs="Times New Roman"/>
          <w:sz w:val="24"/>
          <w:szCs w:val="24"/>
        </w:rPr>
        <w:instrText xml:space="preserve"> ADDIN EN.CITE &lt;EndNote&gt;&lt;Cite&gt;&lt;Author&gt;Sheer&lt;/Author&gt;&lt;Year&gt;2011&lt;/Year&gt;&lt;RecNum&gt;1520&lt;/RecNum&gt;&lt;DisplayText&gt;(Sheer and Steel 2011)&lt;/DisplayText&gt;&lt;record&gt;&lt;rec-number&gt;1520&lt;/rec-number&gt;&lt;foreign-keys&gt;&lt;key app="EN" db-id="fstdwt0t3xzrskewzvmxpsf80xx25990rfrd" timestamp="1640733108"&gt;1520&lt;/key&gt;&lt;key app="ENWeb" db-id=""&gt;0&lt;/key&gt;&lt;/foreign-keys&gt;&lt;ref-type name="Journal Article"&gt;17&lt;/ref-type&gt;&lt;contributors&gt;&lt;authors&gt;&lt;author&gt;Sheer, M. B.&lt;/author&gt;&lt;author&gt;Steel, E. A.&lt;/author&gt;&lt;/authors&gt;&lt;/contributors&gt;&lt;titles&gt;&lt;title&gt;Lost Watersheds: Barriers, Aquatic Habitat Connectivity, and Salmon Persistence in the Willamette and Lower Columbia River Basins&lt;/title&gt;&lt;secondary-title&gt;Transactions of the American Fisheries Society&lt;/secondary-title&gt;&lt;/titles&gt;&lt;periodical&gt;&lt;full-title&gt;Transactions of the American Fisheries Society&lt;/full-title&gt;&lt;/periodical&gt;&lt;pages&gt;1654-1669&lt;/pages&gt;&lt;volume&gt;135&lt;/volume&gt;&lt;number&gt;6&lt;/number&gt;&lt;section&gt;1654&lt;/section&gt;&lt;dates&gt;&lt;year&gt;2011&lt;/year&gt;&lt;/dates&gt;&lt;isbn&gt;0002-8487&amp;#xD;1548-8659&lt;/isbn&gt;&lt;urls&gt;&lt;/urls&gt;&lt;electronic-resource-num&gt;10.1577/t05-221.1&lt;/electronic-resource-num&gt;&lt;/record&gt;&lt;/Cite&gt;&lt;/EndNote&gt;</w:instrText>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(Sheer and Steel 2011)</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t>
      </w:r>
      <w:r w:rsidR="0005798E" w:rsidRPr="00E66B1A">
        <w:rPr>
          <w:rFonts w:ascii="Times New Roman" w:eastAsia="Times New Roman" w:hAnsi="Times New Roman" w:cs="Times New Roman"/>
          <w:sz w:val="24"/>
          <w:szCs w:val="24"/>
        </w:rPr>
        <w:t>Reintroducing populations into these habitats</w:t>
      </w:r>
      <w:commentRangeStart w:id="7"/>
      <w:r w:rsidRPr="00E66B1A">
        <w:rPr>
          <w:rFonts w:ascii="Times New Roman" w:eastAsia="Times New Roman" w:hAnsi="Times New Roman" w:cs="Times New Roman"/>
          <w:sz w:val="24"/>
          <w:szCs w:val="24"/>
        </w:rPr>
        <w:t xml:space="preserve"> has the potential to provide tremendous benefits to Pacific salmon</w:t>
      </w:r>
      <w:r w:rsidR="00974EE9" w:rsidRPr="00E66B1A">
        <w:rPr>
          <w:rFonts w:ascii="Times New Roman" w:eastAsia="Times New Roman" w:hAnsi="Times New Roman" w:cs="Times New Roman"/>
          <w:sz w:val="24"/>
          <w:szCs w:val="24"/>
        </w:rPr>
        <w:t xml:space="preserve">, especially in areas where access can be provided to functional habitat that </w:t>
      </w:r>
      <w:r w:rsidR="003F424B">
        <w:rPr>
          <w:rFonts w:ascii="Times New Roman" w:eastAsia="Times New Roman" w:hAnsi="Times New Roman" w:cs="Times New Roman"/>
          <w:sz w:val="24"/>
          <w:szCs w:val="24"/>
        </w:rPr>
        <w:t>is currently</w:t>
      </w:r>
      <w:r w:rsidR="00974EE9" w:rsidRPr="00E66B1A">
        <w:rPr>
          <w:rFonts w:ascii="Times New Roman" w:eastAsia="Times New Roman" w:hAnsi="Times New Roman" w:cs="Times New Roman"/>
          <w:sz w:val="24"/>
          <w:szCs w:val="24"/>
        </w:rPr>
        <w:t xml:space="preserve"> blocked</w:t>
      </w:r>
      <w:r w:rsidRPr="00E66B1A">
        <w:rPr>
          <w:rFonts w:ascii="Times New Roman" w:eastAsia="Times New Roman" w:hAnsi="Times New Roman" w:cs="Times New Roman"/>
          <w:sz w:val="24"/>
          <w:szCs w:val="24"/>
        </w:rPr>
        <w:t xml:space="preserve">. </w:t>
      </w:r>
      <w:commentRangeEnd w:id="7"/>
      <w:r w:rsidR="0099015C" w:rsidRPr="00E66B1A">
        <w:rPr>
          <w:rStyle w:val="CommentReference"/>
          <w:rFonts w:ascii="Times New Roman" w:hAnsi="Times New Roman" w:cs="Times New Roman"/>
        </w:rPr>
        <w:commentReference w:id="7"/>
      </w:r>
      <w:r w:rsidR="000949AC" w:rsidRPr="00E66B1A">
        <w:rPr>
          <w:rFonts w:ascii="Times New Roman" w:eastAsia="Times New Roman" w:hAnsi="Times New Roman" w:cs="Times New Roman"/>
          <w:sz w:val="24"/>
          <w:szCs w:val="24"/>
        </w:rPr>
        <w:t>Such</w:t>
      </w:r>
      <w:r w:rsidRPr="00E66B1A">
        <w:rPr>
          <w:rFonts w:ascii="Times New Roman" w:eastAsia="Times New Roman" w:hAnsi="Times New Roman" w:cs="Times New Roman"/>
          <w:sz w:val="24"/>
          <w:szCs w:val="24"/>
        </w:rPr>
        <w:t xml:space="preserve"> reintroductions reduce extinction risk directly by providing additional abundance and productivity, and indirectly by promoting habitat, life history and genetic diversity </w:t>
      </w:r>
      <w:r w:rsidR="009023E2" w:rsidRPr="00E66B1A">
        <w:rPr>
          <w:rFonts w:ascii="Times New Roman" w:eastAsia="Times New Roman" w:hAnsi="Times New Roman" w:cs="Times New Roman"/>
          <w:sz w:val="24"/>
          <w:szCs w:val="24"/>
        </w:rPr>
        <w:fldChar w:fldCharType="begin">
          <w:fldData xml:space="preserve">PEVuZE5vdGU+PENpdGU+PEF1dGhvcj5BbmRlcnNvbjwvQXV0aG9yPjxZZWFyPjIwMTQ8L1llYXI+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</w:fldData>
        </w:fldChar>
      </w:r>
      <w:r w:rsidR="009023E2" w:rsidRPr="00E66B1A">
        <w:rPr>
          <w:rFonts w:ascii="Times New Roman" w:eastAsia="Times New Roman" w:hAnsi="Times New Roman" w:cs="Times New Roman"/>
          <w:sz w:val="24"/>
          <w:szCs w:val="24"/>
        </w:rPr>
        <w:instrText xml:space="preserve"> ADDIN EN.CITE </w:instrText>
      </w:r>
      <w:r w:rsidR="009023E2" w:rsidRPr="00E66B1A">
        <w:rPr>
          <w:rFonts w:ascii="Times New Roman" w:eastAsia="Times New Roman" w:hAnsi="Times New Roman" w:cs="Times New Roman"/>
          <w:sz w:val="24"/>
          <w:szCs w:val="24"/>
        </w:rPr>
        <w:fldChar w:fldCharType="begin">
          <w:fldData xml:space="preserve">PEVuZE5vdGU+PENpdGU+PEF1dGhvcj5BbmRlcnNvbjwvQXV0aG9yPjxZZWFyPjIwMTQ8L1llYXI+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</w:fldData>
        </w:fldChar>
      </w:r>
      <w:r w:rsidR="009023E2" w:rsidRPr="00E66B1A">
        <w:rPr>
          <w:rFonts w:ascii="Times New Roman" w:eastAsia="Times New Roman" w:hAnsi="Times New Roman" w:cs="Times New Roman"/>
          <w:sz w:val="24"/>
          <w:szCs w:val="24"/>
        </w:rPr>
        <w:instrText xml:space="preserve"> ADDIN EN.CITE.DATA </w:instrText>
      </w:r>
      <w:r w:rsidR="009023E2" w:rsidRPr="00E66B1A">
        <w:rPr>
          <w:rFonts w:ascii="Times New Roman" w:eastAsia="Times New Roman" w:hAnsi="Times New Roman" w:cs="Times New Roman"/>
          <w:sz w:val="24"/>
          <w:szCs w:val="24"/>
        </w:rPr>
      </w:r>
      <w:r w:rsidR="009023E2" w:rsidRPr="00E66B1A">
        <w:rPr>
          <w:rFonts w:ascii="Times New Roman" w:eastAsia="Times New Roman" w:hAnsi="Times New Roman" w:cs="Times New Roman"/>
          <w:sz w:val="24"/>
          <w:szCs w:val="24"/>
        </w:rPr>
        <w:fldChar w:fldCharType="end"/>
      </w:r>
      <w:r w:rsidR="009023E2" w:rsidRPr="00E66B1A">
        <w:rPr>
          <w:rFonts w:ascii="Times New Roman" w:eastAsia="Times New Roman" w:hAnsi="Times New Roman" w:cs="Times New Roman"/>
          <w:sz w:val="24"/>
          <w:szCs w:val="24"/>
        </w:rPr>
      </w:r>
      <w:r w:rsidR="009023E2" w:rsidRPr="00E66B1A">
        <w:rPr>
          <w:rFonts w:ascii="Times New Roman" w:eastAsia="Times New Roman" w:hAnsi="Times New Roman" w:cs="Times New Roman"/>
          <w:sz w:val="24"/>
          <w:szCs w:val="24"/>
        </w:rPr>
        <w:fldChar w:fldCharType="separate"/>
      </w:r>
      <w:r w:rsidR="009023E2" w:rsidRPr="00E66B1A">
        <w:rPr>
          <w:rFonts w:ascii="Times New Roman" w:eastAsia="Times New Roman" w:hAnsi="Times New Roman" w:cs="Times New Roman"/>
          <w:noProof/>
          <w:sz w:val="24"/>
          <w:szCs w:val="24"/>
        </w:rPr>
        <w:t>(Anderson et al. 2014; Lusardi and Moyle 2017; McClure et al. 2018; Kock et al. 2020)</w:t>
      </w:r>
      <w:r w:rsidR="009023E2" w:rsidRPr="00E66B1A">
        <w:rPr>
          <w:rFonts w:ascii="Times New Roman" w:eastAsia="Times New Roman" w:hAnsi="Times New Roman" w:cs="Times New Roman"/>
          <w:sz w:val="24"/>
          <w:szCs w:val="24"/>
        </w:rPr>
        <w:fldChar w:fldCharType="end"/>
      </w:r>
      <w:r w:rsidR="009023E2" w:rsidRPr="00E66B1A">
        <w:rPr>
          <w:rFonts w:ascii="Times New Roman" w:eastAsia="Times New Roman" w:hAnsi="Times New Roman" w:cs="Times New Roman"/>
          <w:sz w:val="24"/>
          <w:szCs w:val="24"/>
        </w:rPr>
        <w:t xml:space="preserve">. </w:t>
      </w:r>
      <w:r w:rsidR="0005798E" w:rsidRPr="00E66B1A">
        <w:rPr>
          <w:rFonts w:ascii="Times New Roman" w:eastAsia="Times New Roman" w:hAnsi="Times New Roman" w:cs="Times New Roman"/>
          <w:sz w:val="24"/>
          <w:szCs w:val="24"/>
        </w:rPr>
        <w:t>However, s</w:t>
      </w:r>
      <w:r w:rsidRPr="00E66B1A">
        <w:rPr>
          <w:rFonts w:ascii="Times New Roman" w:eastAsia="Times New Roman" w:hAnsi="Times New Roman" w:cs="Times New Roman"/>
          <w:sz w:val="24"/>
          <w:szCs w:val="24"/>
        </w:rPr>
        <w:t xml:space="preserve">electing </w:t>
      </w:r>
      <w:r w:rsidR="003F424B">
        <w:rPr>
          <w:rFonts w:ascii="Times New Roman" w:eastAsia="Times New Roman" w:hAnsi="Times New Roman" w:cs="Times New Roman"/>
          <w:sz w:val="24"/>
          <w:szCs w:val="24"/>
        </w:rPr>
        <w:t>the</w:t>
      </w:r>
      <w:r w:rsidRPr="00E66B1A">
        <w:rPr>
          <w:rFonts w:ascii="Times New Roman" w:eastAsia="Times New Roman" w:hAnsi="Times New Roman" w:cs="Times New Roman"/>
          <w:sz w:val="24"/>
          <w:szCs w:val="24"/>
        </w:rPr>
        <w:t xml:space="preserve"> appropriate source population for Pacific salmon reintroductions </w:t>
      </w:r>
      <w:r w:rsidR="00DB760D" w:rsidRPr="00E66B1A">
        <w:rPr>
          <w:rFonts w:ascii="Times New Roman" w:eastAsia="Times New Roman" w:hAnsi="Times New Roman" w:cs="Times New Roman"/>
          <w:sz w:val="24"/>
          <w:szCs w:val="24"/>
        </w:rPr>
        <w:t>is challenging</w:t>
      </w:r>
      <w:r w:rsidR="000248CB" w:rsidRPr="00E66B1A">
        <w:rPr>
          <w:rFonts w:ascii="Times New Roman" w:eastAsia="Times New Roman" w:hAnsi="Times New Roman" w:cs="Times New Roman"/>
          <w:sz w:val="24"/>
          <w:szCs w:val="24"/>
        </w:rPr>
        <w:t xml:space="preserve">. </w:t>
      </w:r>
      <w:r w:rsidR="003A21F7" w:rsidRPr="00E66B1A">
        <w:rPr>
          <w:rFonts w:ascii="Times New Roman" w:eastAsia="Times New Roman" w:hAnsi="Times New Roman" w:cs="Times New Roman"/>
          <w:sz w:val="24"/>
          <w:szCs w:val="24"/>
        </w:rPr>
        <w:t>Managers must choose between</w:t>
      </w:r>
      <w:r w:rsidR="000248CB" w:rsidRPr="00E66B1A">
        <w:rPr>
          <w:rFonts w:ascii="Times New Roman" w:eastAsia="Times New Roman" w:hAnsi="Times New Roman" w:cs="Times New Roman"/>
          <w:sz w:val="24"/>
          <w:szCs w:val="24"/>
        </w:rPr>
        <w:t xml:space="preserve"> transplanting individuals from extant natural populations, promoting natural colonization by </w:t>
      </w:r>
      <w:r w:rsidR="00974EE9" w:rsidRPr="00E66B1A">
        <w:rPr>
          <w:rFonts w:ascii="Times New Roman" w:eastAsia="Times New Roman" w:hAnsi="Times New Roman" w:cs="Times New Roman"/>
          <w:sz w:val="24"/>
          <w:szCs w:val="24"/>
        </w:rPr>
        <w:t xml:space="preserve">volitional dispersal through </w:t>
      </w:r>
      <w:r w:rsidR="000248CB" w:rsidRPr="00E66B1A">
        <w:rPr>
          <w:rFonts w:ascii="Times New Roman" w:eastAsia="Times New Roman" w:hAnsi="Times New Roman" w:cs="Times New Roman"/>
          <w:sz w:val="24"/>
          <w:szCs w:val="24"/>
        </w:rPr>
        <w:t>passage barrier</w:t>
      </w:r>
      <w:r w:rsidR="00974EE9" w:rsidRPr="00E66B1A">
        <w:rPr>
          <w:rFonts w:ascii="Times New Roman" w:eastAsia="Times New Roman" w:hAnsi="Times New Roman" w:cs="Times New Roman"/>
          <w:sz w:val="24"/>
          <w:szCs w:val="24"/>
        </w:rPr>
        <w:t xml:space="preserve"> removal</w:t>
      </w:r>
      <w:r w:rsidR="000248CB" w:rsidRPr="00E66B1A">
        <w:rPr>
          <w:rFonts w:ascii="Times New Roman" w:eastAsia="Times New Roman" w:hAnsi="Times New Roman" w:cs="Times New Roman"/>
          <w:sz w:val="24"/>
          <w:szCs w:val="24"/>
        </w:rPr>
        <w:t>, or releasing hatchery-origin (HOR) salmon</w:t>
      </w:r>
      <w:r w:rsidR="003F424B">
        <w:rPr>
          <w:rFonts w:ascii="Times New Roman" w:eastAsia="Times New Roman" w:hAnsi="Times New Roman" w:cs="Times New Roman"/>
          <w:sz w:val="24"/>
          <w:szCs w:val="24"/>
        </w:rPr>
        <w:t xml:space="preserve"> </w:t>
      </w:r>
      <w:r w:rsidR="003F424B" w:rsidRPr="00E66B1A">
        <w:rPr>
          <w:rFonts w:ascii="Times New Roman" w:eastAsia="Times New Roman" w:hAnsi="Times New Roman" w:cs="Times New Roman"/>
          <w:sz w:val="24"/>
          <w:szCs w:val="24"/>
        </w:rPr>
        <w:fldChar w:fldCharType="begin">
          <w:fldData xml:space="preserve">PEVuZE5vdGU+PENpdGU+PEF1dGhvcj5NY0NsdXJlPC9BdXRob3I+PFllYXI+MjAxODwvWWVhcj48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</w:fldData>
        </w:fldChar>
      </w:r>
      <w:r w:rsidR="003F424B" w:rsidRPr="00E66B1A">
        <w:rPr>
          <w:rFonts w:ascii="Times New Roman" w:eastAsia="Times New Roman" w:hAnsi="Times New Roman" w:cs="Times New Roman"/>
          <w:sz w:val="24"/>
          <w:szCs w:val="24"/>
        </w:rPr>
        <w:instrText xml:space="preserve"> ADDIN EN.CITE </w:instrText>
      </w:r>
      <w:r w:rsidR="003F424B" w:rsidRPr="00E66B1A">
        <w:rPr>
          <w:rFonts w:ascii="Times New Roman" w:eastAsia="Times New Roman" w:hAnsi="Times New Roman" w:cs="Times New Roman"/>
          <w:sz w:val="24"/>
          <w:szCs w:val="24"/>
        </w:rPr>
        <w:fldChar w:fldCharType="begin">
          <w:fldData xml:space="preserve">PEVuZE5vdGU+PENpdGU+PEF1dGhvcj5NY0NsdXJlPC9BdXRob3I+PFllYXI+MjAxODwvWWVhcj48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</w:fldData>
        </w:fldChar>
      </w:r>
      <w:r w:rsidR="003F424B" w:rsidRPr="00E66B1A">
        <w:rPr>
          <w:rFonts w:ascii="Times New Roman" w:eastAsia="Times New Roman" w:hAnsi="Times New Roman" w:cs="Times New Roman"/>
          <w:sz w:val="24"/>
          <w:szCs w:val="24"/>
        </w:rPr>
        <w:instrText xml:space="preserve"> ADDIN EN.CITE.DATA </w:instrText>
      </w:r>
      <w:r w:rsidR="003F424B" w:rsidRPr="00E66B1A">
        <w:rPr>
          <w:rFonts w:ascii="Times New Roman" w:eastAsia="Times New Roman" w:hAnsi="Times New Roman" w:cs="Times New Roman"/>
          <w:sz w:val="24"/>
          <w:szCs w:val="24"/>
        </w:rPr>
      </w:r>
      <w:r w:rsidR="003F424B" w:rsidRPr="00E66B1A">
        <w:rPr>
          <w:rFonts w:ascii="Times New Roman" w:eastAsia="Times New Roman" w:hAnsi="Times New Roman" w:cs="Times New Roman"/>
          <w:sz w:val="24"/>
          <w:szCs w:val="24"/>
        </w:rPr>
        <w:fldChar w:fldCharType="end"/>
      </w:r>
      <w:r w:rsidR="003F424B" w:rsidRPr="00E66B1A">
        <w:rPr>
          <w:rFonts w:ascii="Times New Roman" w:eastAsia="Times New Roman" w:hAnsi="Times New Roman" w:cs="Times New Roman"/>
          <w:sz w:val="24"/>
          <w:szCs w:val="24"/>
        </w:rPr>
      </w:r>
      <w:r w:rsidR="003F424B" w:rsidRPr="00E66B1A">
        <w:rPr>
          <w:rFonts w:ascii="Times New Roman" w:eastAsia="Times New Roman" w:hAnsi="Times New Roman" w:cs="Times New Roman"/>
          <w:sz w:val="24"/>
          <w:szCs w:val="24"/>
        </w:rPr>
        <w:fldChar w:fldCharType="separate"/>
      </w:r>
      <w:r w:rsidR="003F424B" w:rsidRPr="00E66B1A">
        <w:rPr>
          <w:rFonts w:ascii="Times New Roman" w:eastAsia="Times New Roman" w:hAnsi="Times New Roman" w:cs="Times New Roman"/>
          <w:noProof/>
          <w:sz w:val="24"/>
          <w:szCs w:val="24"/>
        </w:rPr>
        <w:t>(Anderson et al. 2014; McClure et al. 2018)</w:t>
      </w:r>
      <w:r w:rsidR="003F424B"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t>
      </w:r>
      <w:commentRangeStart w:id="8"/>
      <w:commentRangeStart w:id="9"/>
      <w:commentRangeEnd w:id="8"/>
      <w:r w:rsidR="000949AC" w:rsidRPr="00E66B1A">
        <w:rPr>
          <w:rStyle w:val="CommentReference"/>
          <w:rFonts w:ascii="Times New Roman" w:hAnsi="Times New Roman" w:cs="Times New Roman"/>
        </w:rPr>
        <w:commentReference w:id="8"/>
      </w:r>
      <w:commentRangeEnd w:id="9"/>
      <w:r w:rsidR="003A21F7" w:rsidRPr="00E66B1A">
        <w:rPr>
          <w:rStyle w:val="CommentReference"/>
          <w:rFonts w:ascii="Times New Roman" w:hAnsi="Times New Roman" w:cs="Times New Roman"/>
        </w:rPr>
        <w:commentReference w:id="9"/>
      </w:r>
      <w:r w:rsidR="00155335" w:rsidRPr="00E66B1A">
        <w:rPr>
          <w:rFonts w:ascii="Times New Roman" w:eastAsia="Times New Roman" w:hAnsi="Times New Roman" w:cs="Times New Roman"/>
          <w:sz w:val="24"/>
          <w:szCs w:val="24"/>
        </w:rPr>
        <w:t>E</w:t>
      </w:r>
      <w:commentRangeStart w:id="10"/>
      <w:ins w:id="11" w:author="Johnson, Marc" w:date="2023-07-17T12:10:00Z">
        <w:r w:rsidR="000949AC" w:rsidRPr="00E66B1A">
          <w:rPr>
            <w:rFonts w:ascii="Times New Roman" w:eastAsia="Times New Roman" w:hAnsi="Times New Roman" w:cs="Times New Roman"/>
            <w:sz w:val="24"/>
            <w:szCs w:val="24"/>
          </w:rPr>
          <w:t xml:space="preserve">xtensive </w:t>
        </w:r>
      </w:ins>
      <w:r w:rsidRPr="00E66B1A">
        <w:rPr>
          <w:rFonts w:ascii="Times New Roman" w:eastAsia="Times New Roman" w:hAnsi="Times New Roman" w:cs="Times New Roman"/>
          <w:sz w:val="24"/>
          <w:szCs w:val="24"/>
        </w:rPr>
        <w:t xml:space="preserve">transplanting </w:t>
      </w:r>
      <w:commentRangeEnd w:id="10"/>
      <w:r w:rsidR="000949AC" w:rsidRPr="00E66B1A">
        <w:rPr>
          <w:rStyle w:val="CommentReference"/>
          <w:rFonts w:ascii="Times New Roman" w:hAnsi="Times New Roman" w:cs="Times New Roman"/>
        </w:rPr>
        <w:commentReference w:id="10"/>
      </w:r>
      <w:r w:rsidRPr="00E66B1A">
        <w:rPr>
          <w:rFonts w:ascii="Times New Roman" w:eastAsia="Times New Roman" w:hAnsi="Times New Roman" w:cs="Times New Roman"/>
          <w:sz w:val="24"/>
          <w:szCs w:val="24"/>
        </w:rPr>
        <w:t>from extant natural populations often poses unacceptable risks to threatened or endangered populations</w:t>
      </w:r>
      <w:r w:rsidR="009023E2" w:rsidRPr="00E66B1A">
        <w:rPr>
          <w:rFonts w:ascii="Times New Roman" w:eastAsia="Times New Roman" w:hAnsi="Times New Roman" w:cs="Times New Roman"/>
          <w:sz w:val="24"/>
          <w:szCs w:val="24"/>
        </w:rPr>
        <w:t xml:space="preserve"> </w:t>
      </w:r>
      <w:r w:rsidR="009023E2" w:rsidRPr="00E66B1A">
        <w:rPr>
          <w:rFonts w:ascii="Times New Roman" w:eastAsia="Times New Roman" w:hAnsi="Times New Roman" w:cs="Times New Roman"/>
          <w:sz w:val="24"/>
          <w:szCs w:val="24"/>
        </w:rPr>
        <w:fldChar w:fldCharType="begin">
          <w:fldData xml:space="preserve">PEVuZE5vdGU+PENpdGU+PEF1dGhvcj5NY0NsdXJlPC9BdXRob3I+PFllYXI+MjAxODwvWWVhcj48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</w:fldData>
        </w:fldChar>
      </w:r>
      <w:r w:rsidR="009023E2" w:rsidRPr="00E66B1A">
        <w:rPr>
          <w:rFonts w:ascii="Times New Roman" w:eastAsia="Times New Roman" w:hAnsi="Times New Roman" w:cs="Times New Roman"/>
          <w:sz w:val="24"/>
          <w:szCs w:val="24"/>
        </w:rPr>
        <w:instrText xml:space="preserve"> ADDIN EN.CITE </w:instrText>
      </w:r>
      <w:r w:rsidR="009023E2" w:rsidRPr="00E66B1A">
        <w:rPr>
          <w:rFonts w:ascii="Times New Roman" w:eastAsia="Times New Roman" w:hAnsi="Times New Roman" w:cs="Times New Roman"/>
          <w:sz w:val="24"/>
          <w:szCs w:val="24"/>
        </w:rPr>
        <w:fldChar w:fldCharType="begin">
          <w:fldData xml:space="preserve">PEVuZE5vdGU+PENpdGU+PEF1dGhvcj5NY0NsdXJlPC9BdXRob3I+PFllYXI+MjAxODwvWWVhcj48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</w:fldData>
        </w:fldChar>
      </w:r>
      <w:r w:rsidR="009023E2" w:rsidRPr="00E66B1A">
        <w:rPr>
          <w:rFonts w:ascii="Times New Roman" w:eastAsia="Times New Roman" w:hAnsi="Times New Roman" w:cs="Times New Roman"/>
          <w:sz w:val="24"/>
          <w:szCs w:val="24"/>
        </w:rPr>
        <w:instrText xml:space="preserve"> ADDIN EN.CITE.DATA </w:instrText>
      </w:r>
      <w:r w:rsidR="009023E2" w:rsidRPr="00E66B1A">
        <w:rPr>
          <w:rFonts w:ascii="Times New Roman" w:eastAsia="Times New Roman" w:hAnsi="Times New Roman" w:cs="Times New Roman"/>
          <w:sz w:val="24"/>
          <w:szCs w:val="24"/>
        </w:rPr>
      </w:r>
      <w:r w:rsidR="009023E2" w:rsidRPr="00E66B1A">
        <w:rPr>
          <w:rFonts w:ascii="Times New Roman" w:eastAsia="Times New Roman" w:hAnsi="Times New Roman" w:cs="Times New Roman"/>
          <w:sz w:val="24"/>
          <w:szCs w:val="24"/>
        </w:rPr>
        <w:fldChar w:fldCharType="end"/>
      </w:r>
      <w:r w:rsidR="009023E2" w:rsidRPr="00E66B1A">
        <w:rPr>
          <w:rFonts w:ascii="Times New Roman" w:eastAsia="Times New Roman" w:hAnsi="Times New Roman" w:cs="Times New Roman"/>
          <w:sz w:val="24"/>
          <w:szCs w:val="24"/>
        </w:rPr>
      </w:r>
      <w:r w:rsidR="009023E2" w:rsidRPr="00E66B1A">
        <w:rPr>
          <w:rFonts w:ascii="Times New Roman" w:eastAsia="Times New Roman" w:hAnsi="Times New Roman" w:cs="Times New Roman"/>
          <w:sz w:val="24"/>
          <w:szCs w:val="24"/>
        </w:rPr>
        <w:fldChar w:fldCharType="separate"/>
      </w:r>
      <w:r w:rsidR="009023E2" w:rsidRPr="00E66B1A">
        <w:rPr>
          <w:rFonts w:ascii="Times New Roman" w:eastAsia="Times New Roman" w:hAnsi="Times New Roman" w:cs="Times New Roman"/>
          <w:noProof/>
          <w:sz w:val="24"/>
          <w:szCs w:val="24"/>
        </w:rPr>
        <w:t>(Anderson et al. 2014; McClure et al. 2018)</w:t>
      </w:r>
      <w:r w:rsidR="009023E2" w:rsidRPr="00E66B1A">
        <w:rPr>
          <w:rFonts w:ascii="Times New Roman" w:eastAsia="Times New Roman" w:hAnsi="Times New Roman" w:cs="Times New Roman"/>
          <w:sz w:val="24"/>
          <w:szCs w:val="24"/>
        </w:rPr>
        <w:fldChar w:fldCharType="end"/>
      </w:r>
      <w:r w:rsidR="003A21F7" w:rsidRPr="00E66B1A">
        <w:rPr>
          <w:rFonts w:ascii="Times New Roman" w:eastAsia="Times New Roman" w:hAnsi="Times New Roman" w:cs="Times New Roman"/>
          <w:sz w:val="24"/>
          <w:szCs w:val="24"/>
        </w:rPr>
        <w:t>, and removal of passage barriers is often not feasible, precluding n</w:t>
      </w:r>
      <w:r w:rsidR="000248CB" w:rsidRPr="00E66B1A">
        <w:rPr>
          <w:rFonts w:ascii="Times New Roman" w:eastAsia="Times New Roman" w:hAnsi="Times New Roman" w:cs="Times New Roman"/>
          <w:sz w:val="24"/>
          <w:szCs w:val="24"/>
        </w:rPr>
        <w:t xml:space="preserve">atural colonization by volitional dispersal. </w:t>
      </w:r>
      <w:r w:rsidRPr="00E66B1A">
        <w:rPr>
          <w:rFonts w:ascii="Times New Roman" w:eastAsia="Times New Roman" w:hAnsi="Times New Roman" w:cs="Times New Roman"/>
          <w:sz w:val="24"/>
          <w:szCs w:val="24"/>
        </w:rPr>
        <w:t>Consequently, Pacific salmon reintroductions are frequently seeded with hatchery</w:t>
      </w:r>
      <w:r w:rsidR="0031224E" w:rsidRPr="00E66B1A">
        <w:rPr>
          <w:rFonts w:ascii="Times New Roman" w:eastAsia="Times New Roman" w:hAnsi="Times New Roman" w:cs="Times New Roman"/>
          <w:sz w:val="24"/>
          <w:szCs w:val="24"/>
        </w:rPr>
        <w:t>-origin (HOR)</w:t>
      </w:r>
      <w:r w:rsidRPr="00E66B1A">
        <w:rPr>
          <w:rFonts w:ascii="Times New Roman" w:eastAsia="Times New Roman" w:hAnsi="Times New Roman" w:cs="Times New Roman"/>
          <w:sz w:val="24"/>
          <w:szCs w:val="24"/>
        </w:rPr>
        <w:t xml:space="preserve"> salmon from nearby stocks</w:t>
      </w:r>
      <w:r w:rsidR="009023E2" w:rsidRPr="00E66B1A">
        <w:rPr>
          <w:rFonts w:ascii="Times New Roman" w:eastAsia="Times New Roman" w:hAnsi="Times New Roman" w:cs="Times New Roman"/>
          <w:sz w:val="24"/>
          <w:szCs w:val="24"/>
        </w:rPr>
        <w:t xml:space="preserve"> </w:t>
      </w:r>
      <w:r w:rsidR="009023E2" w:rsidRPr="00E66B1A">
        <w:rPr>
          <w:rFonts w:ascii="Times New Roman" w:eastAsia="Times New Roman" w:hAnsi="Times New Roman" w:cs="Times New Roman"/>
          <w:sz w:val="24"/>
          <w:szCs w:val="24"/>
        </w:rPr>
        <w:fldChar w:fldCharType="begin"/>
      </w:r>
      <w:r w:rsidR="009023E2" w:rsidRPr="00E66B1A">
        <w:rPr>
          <w:rFonts w:ascii="Times New Roman" w:eastAsia="Times New Roman" w:hAnsi="Times New Roman" w:cs="Times New Roman"/>
          <w:sz w:val="24"/>
          <w:szCs w:val="24"/>
        </w:rPr>
        <w:instrText xml:space="preserve"> ADDIN EN.CITE &lt;EndNote&gt;&lt;Cite&gt;&lt;Author&gt;Anderson&lt;/Author&gt;&lt;Year&gt;2014&lt;/Year&gt;&lt;RecNum&gt;1373&lt;/RecNum&gt;&lt;DisplayText&gt;(Anderson et al. 2014)&lt;/DisplayText&gt;&lt;record&gt;&lt;rec-number&gt;1373&lt;/rec-number&gt;&lt;foreign-keys&gt;&lt;key app="EN" db-id="fstdwt0t3xzrskewzvmxpsf80xx25990rfrd" timestamp="1592533728"&gt;1373&lt;/key&gt;&lt;key app="ENWeb" db-id=""&gt;0&lt;/key&gt;&lt;/foreign-keys&gt;&lt;ref-type name="Journal Article"&gt;17&lt;/ref-type&gt;&lt;contributors&gt;&lt;authors&gt;&lt;author&gt;Anderson, Joseph H.&lt;/author&gt;&lt;author&gt;Pess, George R.&lt;/author&gt;&lt;author&gt;Carmichael, Richard W.&lt;/author&gt;&lt;author&gt;Ford, Michael J.&lt;/author&gt;&lt;author&gt;Cooney, Thomas D.&lt;/author&gt;&lt;author&gt;Baldwin, Casey M.&lt;/author&gt;&lt;author&gt;McClure, Michelle M.&lt;/author&gt;&lt;/authors&gt;&lt;/contributors&gt;&lt;titles&gt;&lt;title&gt;Planning Pacific Salmon and Steelhead Reintroductions Aimed at Long-Term Viability and Recovery&lt;/title&gt;&lt;secondary-title&gt;North American Journal of Fisheries Management&lt;/secondary-title&gt;&lt;/titles&gt;&lt;periodical&gt;&lt;full-title&gt;North American Journal of Fisheries Management&lt;/full-title&gt;&lt;/periodical&gt;&lt;pages&gt;72-93&lt;/pages&gt;&lt;volume&gt;34&lt;/volume&gt;&lt;number&gt;1&lt;/number&gt;&lt;section&gt;72&lt;/section&gt;&lt;dates&gt;&lt;year&gt;2014&lt;/year&gt;&lt;/dates&gt;&lt;isbn&gt;0275-5947&amp;#xD;1548-8675&lt;/isbn&gt;&lt;urls&gt;&lt;/urls&gt;&lt;electronic-resource-num&gt;10.1080/02755947.2013.847875&lt;/electronic-resource-num&gt;&lt;/record&gt;&lt;/Cite&gt;&lt;/EndNote&gt;</w:instrText>
      </w:r>
      <w:r w:rsidR="009023E2" w:rsidRPr="00E66B1A">
        <w:rPr>
          <w:rFonts w:ascii="Times New Roman" w:eastAsia="Times New Roman" w:hAnsi="Times New Roman" w:cs="Times New Roman"/>
          <w:sz w:val="24"/>
          <w:szCs w:val="24"/>
        </w:rPr>
        <w:fldChar w:fldCharType="separate"/>
      </w:r>
      <w:r w:rsidR="009023E2" w:rsidRPr="00E66B1A">
        <w:rPr>
          <w:rFonts w:ascii="Times New Roman" w:eastAsia="Times New Roman" w:hAnsi="Times New Roman" w:cs="Times New Roman"/>
          <w:noProof/>
          <w:sz w:val="24"/>
          <w:szCs w:val="24"/>
        </w:rPr>
        <w:t>(Anderson et al. 2014)</w:t>
      </w:r>
      <w:r w:rsidR="009023E2" w:rsidRPr="00E66B1A">
        <w:rPr>
          <w:rFonts w:ascii="Times New Roman" w:eastAsia="Times New Roman" w:hAnsi="Times New Roman" w:cs="Times New Roman"/>
          <w:sz w:val="24"/>
          <w:szCs w:val="24"/>
        </w:rPr>
        <w:fldChar w:fldCharType="end"/>
      </w:r>
      <w:r w:rsidR="009023E2"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These </w:t>
      </w:r>
      <w:r w:rsidR="0031224E" w:rsidRPr="00E66B1A">
        <w:rPr>
          <w:rFonts w:ascii="Times New Roman" w:eastAsia="Times New Roman" w:hAnsi="Times New Roman" w:cs="Times New Roman"/>
          <w:sz w:val="24"/>
          <w:szCs w:val="24"/>
        </w:rPr>
        <w:t>HOR salmon</w:t>
      </w:r>
      <w:r w:rsidRPr="00E66B1A">
        <w:rPr>
          <w:rFonts w:ascii="Times New Roman" w:eastAsia="Times New Roman" w:hAnsi="Times New Roman" w:cs="Times New Roman"/>
          <w:sz w:val="24"/>
          <w:szCs w:val="24"/>
        </w:rPr>
        <w:t xml:space="preserve"> produce offspring in the wild that subsequently return to the target habitat as adults to spawn. </w:t>
      </w:r>
      <w:r w:rsidR="000248CB" w:rsidRPr="00E66B1A">
        <w:rPr>
          <w:rFonts w:ascii="Times New Roman" w:eastAsia="Times New Roman" w:hAnsi="Times New Roman" w:cs="Times New Roman"/>
          <w:sz w:val="24"/>
          <w:szCs w:val="24"/>
        </w:rPr>
        <w:t xml:space="preserve">However, potentially low reproductive success of HOR salmon, as compared to that of natural-origin (NOR) salmon (i.e. </w:t>
      </w:r>
      <w:r w:rsidR="000248CB" w:rsidRPr="00E66B1A">
        <w:rPr>
          <w:rFonts w:ascii="Times New Roman" w:eastAsia="Times New Roman" w:hAnsi="Times New Roman" w:cs="Times New Roman"/>
          <w:sz w:val="24"/>
          <w:szCs w:val="24"/>
        </w:rPr>
        <w:lastRenderedPageBreak/>
        <w:t>relative reproductive success; RRS)</w:t>
      </w:r>
      <w:r w:rsidRPr="00E66B1A">
        <w:rPr>
          <w:rFonts w:ascii="Times New Roman" w:eastAsia="Times New Roman" w:hAnsi="Times New Roman" w:cs="Times New Roman"/>
          <w:sz w:val="24"/>
          <w:szCs w:val="24"/>
        </w:rPr>
        <w:t xml:space="preserve"> </w:t>
      </w:r>
      <w:r w:rsidR="009023E2" w:rsidRPr="00E66B1A">
        <w:rPr>
          <w:rFonts w:ascii="Times New Roman" w:eastAsia="Times New Roman" w:hAnsi="Times New Roman" w:cs="Times New Roman"/>
          <w:sz w:val="24"/>
          <w:szCs w:val="24"/>
        </w:rPr>
        <w:fldChar w:fldCharType="begin">
          <w:fldData xml:space="preserve">PEVuZE5vdGU+PENpdGU+PEF1dGhvcj5Gb3JkPC9BdXRob3I+PFllYXI+MjAwMjwvWWVhcj48UmVj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</w:fldData>
        </w:fldChar>
      </w:r>
      <w:r w:rsidR="00711845" w:rsidRPr="00E66B1A">
        <w:rPr>
          <w:rFonts w:ascii="Times New Roman" w:eastAsia="Times New Roman" w:hAnsi="Times New Roman" w:cs="Times New Roman"/>
          <w:sz w:val="24"/>
          <w:szCs w:val="24"/>
        </w:rPr>
        <w:instrText xml:space="preserve"> ADDIN EN.CITE </w:instrText>
      </w:r>
      <w:r w:rsidR="00711845" w:rsidRPr="00E66B1A">
        <w:rPr>
          <w:rFonts w:ascii="Times New Roman" w:eastAsia="Times New Roman" w:hAnsi="Times New Roman" w:cs="Times New Roman"/>
          <w:sz w:val="24"/>
          <w:szCs w:val="24"/>
        </w:rPr>
        <w:fldChar w:fldCharType="begin">
          <w:fldData xml:space="preserve">PEVuZE5vdGU+PENpdGU+PEF1dGhvcj5Gb3JkPC9BdXRob3I+PFllYXI+MjAwMjwvWWVhcj48UmVj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</w:fldData>
        </w:fldChar>
      </w:r>
      <w:r w:rsidR="00711845" w:rsidRPr="00E66B1A">
        <w:rPr>
          <w:rFonts w:ascii="Times New Roman" w:eastAsia="Times New Roman" w:hAnsi="Times New Roman" w:cs="Times New Roman"/>
          <w:sz w:val="24"/>
          <w:szCs w:val="24"/>
        </w:rPr>
        <w:instrText xml:space="preserve"> ADDIN EN.CITE.DATA </w:instrText>
      </w:r>
      <w:r w:rsidR="00711845" w:rsidRPr="00E66B1A">
        <w:rPr>
          <w:rFonts w:ascii="Times New Roman" w:eastAsia="Times New Roman" w:hAnsi="Times New Roman" w:cs="Times New Roman"/>
          <w:sz w:val="24"/>
          <w:szCs w:val="24"/>
        </w:rPr>
      </w:r>
      <w:r w:rsidR="00711845" w:rsidRPr="00E66B1A">
        <w:rPr>
          <w:rFonts w:ascii="Times New Roman" w:eastAsia="Times New Roman" w:hAnsi="Times New Roman" w:cs="Times New Roman"/>
          <w:sz w:val="24"/>
          <w:szCs w:val="24"/>
        </w:rPr>
        <w:fldChar w:fldCharType="end"/>
      </w:r>
      <w:r w:rsidR="009023E2" w:rsidRPr="00E66B1A">
        <w:rPr>
          <w:rFonts w:ascii="Times New Roman" w:eastAsia="Times New Roman" w:hAnsi="Times New Roman" w:cs="Times New Roman"/>
          <w:sz w:val="24"/>
          <w:szCs w:val="24"/>
        </w:rPr>
      </w:r>
      <w:r w:rsidR="009023E2" w:rsidRPr="00E66B1A">
        <w:rPr>
          <w:rFonts w:ascii="Times New Roman" w:eastAsia="Times New Roman" w:hAnsi="Times New Roman" w:cs="Times New Roman"/>
          <w:sz w:val="24"/>
          <w:szCs w:val="24"/>
        </w:rPr>
        <w:fldChar w:fldCharType="separate"/>
      </w:r>
      <w:r w:rsidR="00711845" w:rsidRPr="00E66B1A">
        <w:rPr>
          <w:rFonts w:ascii="Times New Roman" w:eastAsia="Times New Roman" w:hAnsi="Times New Roman" w:cs="Times New Roman"/>
          <w:noProof/>
          <w:sz w:val="24"/>
          <w:szCs w:val="24"/>
        </w:rPr>
        <w:t>(Ford 2002; Kostow et al. 2003; Araki et al. 2007a; Araki et al. 2007b; Theriault et al. 2011; Christie et al. 2014; Koch and Narum 2021)</w:t>
      </w:r>
      <w:r w:rsidR="009023E2" w:rsidRPr="00E66B1A">
        <w:rPr>
          <w:rFonts w:ascii="Times New Roman" w:eastAsia="Times New Roman" w:hAnsi="Times New Roman" w:cs="Times New Roman"/>
          <w:sz w:val="24"/>
          <w:szCs w:val="24"/>
        </w:rPr>
        <w:fldChar w:fldCharType="end"/>
      </w:r>
      <w:r w:rsidR="00711845" w:rsidRPr="00E66B1A">
        <w:rPr>
          <w:rFonts w:ascii="Times New Roman" w:eastAsia="Times New Roman" w:hAnsi="Times New Roman" w:cs="Times New Roman"/>
          <w:sz w:val="24"/>
          <w:szCs w:val="24"/>
        </w:rPr>
        <w:t xml:space="preserve"> </w:t>
      </w:r>
      <w:r w:rsidR="000248CB" w:rsidRPr="00E66B1A">
        <w:rPr>
          <w:rFonts w:ascii="Times New Roman" w:eastAsia="Times New Roman" w:hAnsi="Times New Roman" w:cs="Times New Roman"/>
          <w:sz w:val="24"/>
          <w:szCs w:val="24"/>
        </w:rPr>
        <w:t>can thwart efforts to establish self-sustaining populations. S</w:t>
      </w:r>
      <w:r w:rsidRPr="00E66B1A">
        <w:rPr>
          <w:rFonts w:ascii="Times New Roman" w:eastAsia="Times New Roman" w:hAnsi="Times New Roman" w:cs="Times New Roman"/>
          <w:sz w:val="24"/>
          <w:szCs w:val="24"/>
        </w:rPr>
        <w:t xml:space="preserve">imilarly, low RRS challenges supplementation programs that seek to provide demographic benefits to </w:t>
      </w:r>
      <w:r w:rsidR="00974EE9" w:rsidRPr="00E66B1A">
        <w:rPr>
          <w:rFonts w:ascii="Times New Roman" w:eastAsia="Times New Roman" w:hAnsi="Times New Roman" w:cs="Times New Roman"/>
          <w:sz w:val="24"/>
          <w:szCs w:val="24"/>
        </w:rPr>
        <w:t xml:space="preserve">extant </w:t>
      </w:r>
      <w:r w:rsidRPr="00E66B1A">
        <w:rPr>
          <w:rFonts w:ascii="Times New Roman" w:eastAsia="Times New Roman" w:hAnsi="Times New Roman" w:cs="Times New Roman"/>
          <w:sz w:val="24"/>
          <w:szCs w:val="24"/>
        </w:rPr>
        <w:t xml:space="preserve">natural populations by spawning </w:t>
      </w:r>
      <w:r w:rsidR="0000378D" w:rsidRPr="00E66B1A">
        <w:rPr>
          <w:rFonts w:ascii="Times New Roman" w:eastAsia="Times New Roman" w:hAnsi="Times New Roman" w:cs="Times New Roman"/>
          <w:sz w:val="24"/>
          <w:szCs w:val="24"/>
        </w:rPr>
        <w:t>NOR</w:t>
      </w:r>
      <w:r w:rsidRPr="00E66B1A">
        <w:rPr>
          <w:rFonts w:ascii="Times New Roman" w:eastAsia="Times New Roman" w:hAnsi="Times New Roman" w:cs="Times New Roman"/>
          <w:sz w:val="24"/>
          <w:szCs w:val="24"/>
        </w:rPr>
        <w:t xml:space="preserve"> salmon in the hatchery and allowing their offspring to reproduce in the wild as adults </w:t>
      </w:r>
      <w:r w:rsidR="00711845" w:rsidRPr="00E66B1A">
        <w:rPr>
          <w:rFonts w:ascii="Times New Roman" w:eastAsia="Times New Roman" w:hAnsi="Times New Roman" w:cs="Times New Roman"/>
          <w:sz w:val="24"/>
          <w:szCs w:val="24"/>
        </w:rPr>
        <w:fldChar w:fldCharType="begin">
          <w:fldData xml:space="preserve">PEVuZE5vdGU+PENpdGU+PEF1dGhvcj5CZXJudHNvbjwvQXV0aG9yPjxZZWFyPjIwMTE8L1llYXI+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</w:fldData>
        </w:fldChar>
      </w:r>
      <w:r w:rsidR="00711845" w:rsidRPr="00E66B1A">
        <w:rPr>
          <w:rFonts w:ascii="Times New Roman" w:eastAsia="Times New Roman" w:hAnsi="Times New Roman" w:cs="Times New Roman"/>
          <w:sz w:val="24"/>
          <w:szCs w:val="24"/>
        </w:rPr>
        <w:instrText xml:space="preserve"> ADDIN EN.CITE </w:instrText>
      </w:r>
      <w:r w:rsidR="00711845" w:rsidRPr="00E66B1A">
        <w:rPr>
          <w:rFonts w:ascii="Times New Roman" w:eastAsia="Times New Roman" w:hAnsi="Times New Roman" w:cs="Times New Roman"/>
          <w:sz w:val="24"/>
          <w:szCs w:val="24"/>
        </w:rPr>
        <w:fldChar w:fldCharType="begin">
          <w:fldData xml:space="preserve">PEVuZE5vdGU+PENpdGU+PEF1dGhvcj5CZXJudHNvbjwvQXV0aG9yPjxZZWFyPjIwMTE8L1llYXI+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</w:fldData>
        </w:fldChar>
      </w:r>
      <w:r w:rsidR="00711845" w:rsidRPr="00E66B1A">
        <w:rPr>
          <w:rFonts w:ascii="Times New Roman" w:eastAsia="Times New Roman" w:hAnsi="Times New Roman" w:cs="Times New Roman"/>
          <w:sz w:val="24"/>
          <w:szCs w:val="24"/>
        </w:rPr>
        <w:instrText xml:space="preserve"> ADDIN EN.CITE.DATA </w:instrText>
      </w:r>
      <w:r w:rsidR="00711845" w:rsidRPr="00E66B1A">
        <w:rPr>
          <w:rFonts w:ascii="Times New Roman" w:eastAsia="Times New Roman" w:hAnsi="Times New Roman" w:cs="Times New Roman"/>
          <w:sz w:val="24"/>
          <w:szCs w:val="24"/>
        </w:rPr>
      </w:r>
      <w:r w:rsidR="00711845" w:rsidRPr="00E66B1A">
        <w:rPr>
          <w:rFonts w:ascii="Times New Roman" w:eastAsia="Times New Roman" w:hAnsi="Times New Roman" w:cs="Times New Roman"/>
          <w:sz w:val="24"/>
          <w:szCs w:val="24"/>
        </w:rPr>
        <w:fldChar w:fldCharType="end"/>
      </w:r>
      <w:r w:rsidR="00711845" w:rsidRPr="00E66B1A">
        <w:rPr>
          <w:rFonts w:ascii="Times New Roman" w:eastAsia="Times New Roman" w:hAnsi="Times New Roman" w:cs="Times New Roman"/>
          <w:sz w:val="24"/>
          <w:szCs w:val="24"/>
        </w:rPr>
      </w:r>
      <w:r w:rsidR="00711845" w:rsidRPr="00E66B1A">
        <w:rPr>
          <w:rFonts w:ascii="Times New Roman" w:eastAsia="Times New Roman" w:hAnsi="Times New Roman" w:cs="Times New Roman"/>
          <w:sz w:val="24"/>
          <w:szCs w:val="24"/>
        </w:rPr>
        <w:fldChar w:fldCharType="separate"/>
      </w:r>
      <w:r w:rsidR="00711845" w:rsidRPr="00E66B1A">
        <w:rPr>
          <w:rFonts w:ascii="Times New Roman" w:eastAsia="Times New Roman" w:hAnsi="Times New Roman" w:cs="Times New Roman"/>
          <w:noProof/>
          <w:sz w:val="24"/>
          <w:szCs w:val="24"/>
        </w:rPr>
        <w:t>(Berntson et al. 2011; Christie et al. 2012; Hess et al. 2012)</w:t>
      </w:r>
      <w:r w:rsidR="00711845" w:rsidRPr="00E66B1A">
        <w:rPr>
          <w:rFonts w:ascii="Times New Roman" w:eastAsia="Times New Roman" w:hAnsi="Times New Roman" w:cs="Times New Roman"/>
          <w:sz w:val="24"/>
          <w:szCs w:val="24"/>
        </w:rPr>
        <w:fldChar w:fldCharType="end"/>
      </w:r>
      <w:r w:rsidR="00711845" w:rsidRPr="00E66B1A">
        <w:rPr>
          <w:rFonts w:ascii="Times New Roman" w:eastAsia="Times New Roman" w:hAnsi="Times New Roman" w:cs="Times New Roman"/>
          <w:sz w:val="24"/>
          <w:szCs w:val="24"/>
        </w:rPr>
        <w:t>.</w:t>
      </w:r>
    </w:p>
    <w:p w14:paraId="2A127EB7" w14:textId="28809062"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Following more than two decades of research, there are many point estimates of RRS across salmonid species, hatchery programs, and river basins (reviewed in Christie et al. 2014; Koch and Narum 2021). These studies have revealed important </w:t>
      </w:r>
      <w:r w:rsidR="006052F0" w:rsidRPr="00E66B1A">
        <w:rPr>
          <w:rFonts w:ascii="Times New Roman" w:eastAsia="Times New Roman" w:hAnsi="Times New Roman" w:cs="Times New Roman"/>
          <w:sz w:val="24"/>
          <w:szCs w:val="24"/>
        </w:rPr>
        <w:t xml:space="preserve">patterns </w:t>
      </w:r>
      <w:r w:rsidRPr="00E66B1A">
        <w:rPr>
          <w:rFonts w:ascii="Times New Roman" w:eastAsia="Times New Roman" w:hAnsi="Times New Roman" w:cs="Times New Roman"/>
          <w:sz w:val="24"/>
          <w:szCs w:val="24"/>
        </w:rPr>
        <w:t xml:space="preserve">and suggested areas where more research is needed. In general, RRS of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tends to be less than one across species, but RRS also depends on habitat and hatchery broodstock characteristics, as well as the age, size, and sex of individual spawners</w:t>
      </w:r>
      <w:r w:rsidR="00A55E28" w:rsidRPr="00E66B1A">
        <w:rPr>
          <w:rFonts w:ascii="Times New Roman" w:eastAsia="Times New Roman" w:hAnsi="Times New Roman" w:cs="Times New Roman"/>
          <w:sz w:val="24"/>
          <w:szCs w:val="24"/>
        </w:rPr>
        <w:t xml:space="preserve"> </w:t>
      </w:r>
      <w:r w:rsidR="00A55E28" w:rsidRPr="00E66B1A">
        <w:rPr>
          <w:rFonts w:ascii="Times New Roman" w:eastAsia="Times New Roman" w:hAnsi="Times New Roman" w:cs="Times New Roman"/>
          <w:sz w:val="24"/>
          <w:szCs w:val="24"/>
        </w:rPr>
        <w:fldChar w:fldCharType="begin">
          <w:fldData xml:space="preserve">PEVuZE5vdGU+PENpdGU+PEF1dGhvcj5DaHJpc3RpZTwvQXV0aG9yPjxZZWFyPjIwMTQ8L1llYXI+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</w:fldData>
        </w:fldChar>
      </w:r>
      <w:r w:rsidR="00A55E28" w:rsidRPr="00E66B1A">
        <w:rPr>
          <w:rFonts w:ascii="Times New Roman" w:eastAsia="Times New Roman" w:hAnsi="Times New Roman" w:cs="Times New Roman"/>
          <w:sz w:val="24"/>
          <w:szCs w:val="24"/>
        </w:rPr>
        <w:instrText xml:space="preserve"> ADDIN EN.CITE </w:instrText>
      </w:r>
      <w:r w:rsidR="00A55E28" w:rsidRPr="00E66B1A">
        <w:rPr>
          <w:rFonts w:ascii="Times New Roman" w:eastAsia="Times New Roman" w:hAnsi="Times New Roman" w:cs="Times New Roman"/>
          <w:sz w:val="24"/>
          <w:szCs w:val="24"/>
        </w:rPr>
        <w:fldChar w:fldCharType="begin">
          <w:fldData xml:space="preserve">PEVuZE5vdGU+PENpdGU+PEF1dGhvcj5DaHJpc3RpZTwvQXV0aG9yPjxZZWFyPjIwMTQ8L1llYXI+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</w:fldData>
        </w:fldChar>
      </w:r>
      <w:r w:rsidR="00A55E28" w:rsidRPr="00E66B1A">
        <w:rPr>
          <w:rFonts w:ascii="Times New Roman" w:eastAsia="Times New Roman" w:hAnsi="Times New Roman" w:cs="Times New Roman"/>
          <w:sz w:val="24"/>
          <w:szCs w:val="24"/>
        </w:rPr>
        <w:instrText xml:space="preserve"> ADDIN EN.CITE.DATA </w:instrText>
      </w:r>
      <w:r w:rsidR="00A55E28" w:rsidRPr="00E66B1A">
        <w:rPr>
          <w:rFonts w:ascii="Times New Roman" w:eastAsia="Times New Roman" w:hAnsi="Times New Roman" w:cs="Times New Roman"/>
          <w:sz w:val="24"/>
          <w:szCs w:val="24"/>
        </w:rPr>
      </w:r>
      <w:r w:rsidR="00A55E28" w:rsidRPr="00E66B1A">
        <w:rPr>
          <w:rFonts w:ascii="Times New Roman" w:eastAsia="Times New Roman" w:hAnsi="Times New Roman" w:cs="Times New Roman"/>
          <w:sz w:val="24"/>
          <w:szCs w:val="24"/>
        </w:rPr>
        <w:fldChar w:fldCharType="end"/>
      </w:r>
      <w:r w:rsidR="00A55E28" w:rsidRPr="00E66B1A">
        <w:rPr>
          <w:rFonts w:ascii="Times New Roman" w:eastAsia="Times New Roman" w:hAnsi="Times New Roman" w:cs="Times New Roman"/>
          <w:sz w:val="24"/>
          <w:szCs w:val="24"/>
        </w:rPr>
      </w:r>
      <w:r w:rsidR="00A55E28" w:rsidRPr="00E66B1A">
        <w:rPr>
          <w:rFonts w:ascii="Times New Roman" w:eastAsia="Times New Roman" w:hAnsi="Times New Roman" w:cs="Times New Roman"/>
          <w:sz w:val="24"/>
          <w:szCs w:val="24"/>
        </w:rPr>
        <w:fldChar w:fldCharType="separate"/>
      </w:r>
      <w:r w:rsidR="00A55E28" w:rsidRPr="00E66B1A">
        <w:rPr>
          <w:rFonts w:ascii="Times New Roman" w:eastAsia="Times New Roman" w:hAnsi="Times New Roman" w:cs="Times New Roman"/>
          <w:noProof/>
          <w:sz w:val="24"/>
          <w:szCs w:val="24"/>
        </w:rPr>
        <w:t>(Christie et al. 2014; Koch and Narum 2021)</w:t>
      </w:r>
      <w:r w:rsidR="00A55E28" w:rsidRPr="00E66B1A">
        <w:rPr>
          <w:rFonts w:ascii="Times New Roman" w:eastAsia="Times New Roman" w:hAnsi="Times New Roman" w:cs="Times New Roman"/>
          <w:sz w:val="24"/>
          <w:szCs w:val="24"/>
        </w:rPr>
        <w:fldChar w:fldCharType="end"/>
      </w:r>
      <w:r w:rsidR="00A55E28"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In Chinook salmon (</w:t>
      </w:r>
      <w:r w:rsidRPr="00E66B1A">
        <w:rPr>
          <w:rFonts w:ascii="Times New Roman" w:eastAsia="Times New Roman" w:hAnsi="Times New Roman" w:cs="Times New Roman"/>
          <w:i/>
          <w:sz w:val="24"/>
          <w:szCs w:val="24"/>
        </w:rPr>
        <w:t>O.</w:t>
      </w:r>
      <w:r w:rsidR="007F2931" w:rsidRPr="00E66B1A">
        <w:rPr>
          <w:rFonts w:ascii="Times New Roman" w:eastAsia="Times New Roman" w:hAnsi="Times New Roman" w:cs="Times New Roman"/>
          <w:i/>
          <w:sz w:val="24"/>
          <w:szCs w:val="24"/>
        </w:rPr>
        <w:t xml:space="preserve"> </w:t>
      </w:r>
      <w:r w:rsidRPr="00E66B1A">
        <w:rPr>
          <w:rFonts w:ascii="Times New Roman" w:eastAsia="Times New Roman" w:hAnsi="Times New Roman" w:cs="Times New Roman"/>
          <w:i/>
          <w:sz w:val="24"/>
          <w:szCs w:val="24"/>
        </w:rPr>
        <w:t>tshawytscha</w:t>
      </w:r>
      <w:r w:rsidRPr="00E66B1A">
        <w:rPr>
          <w:rFonts w:ascii="Times New Roman" w:eastAsia="Times New Roman" w:hAnsi="Times New Roman" w:cs="Times New Roman"/>
          <w:sz w:val="24"/>
          <w:szCs w:val="24"/>
        </w:rPr>
        <w:t xml:space="preserve">), there is evidence that integrating 100% wild-born spawners into the broodstock may ameliorate the fitness impacts of captive rearing </w:t>
      </w:r>
      <w:r w:rsidR="00A55E28" w:rsidRPr="00E66B1A">
        <w:rPr>
          <w:rFonts w:ascii="Times New Roman" w:eastAsia="Times New Roman" w:hAnsi="Times New Roman" w:cs="Times New Roman"/>
          <w:sz w:val="24"/>
          <w:szCs w:val="24"/>
        </w:rPr>
        <w:fldChar w:fldCharType="begin">
          <w:fldData xml:space="preserve">PEVuZE5vdGU+PENpdGU+PEF1dGhvcj5KYW5vd2l0ei1Lb2NoPC9BdXRob3I+PFllYXI+MjAxOTwv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</w:fldData>
        </w:fldChar>
      </w:r>
      <w:r w:rsidR="00A55E28" w:rsidRPr="00E66B1A">
        <w:rPr>
          <w:rFonts w:ascii="Times New Roman" w:eastAsia="Times New Roman" w:hAnsi="Times New Roman" w:cs="Times New Roman"/>
          <w:sz w:val="24"/>
          <w:szCs w:val="24"/>
        </w:rPr>
        <w:instrText xml:space="preserve"> ADDIN EN.CITE </w:instrText>
      </w:r>
      <w:r w:rsidR="00A55E28" w:rsidRPr="00E66B1A">
        <w:rPr>
          <w:rFonts w:ascii="Times New Roman" w:eastAsia="Times New Roman" w:hAnsi="Times New Roman" w:cs="Times New Roman"/>
          <w:sz w:val="24"/>
          <w:szCs w:val="24"/>
        </w:rPr>
        <w:fldChar w:fldCharType="begin">
          <w:fldData xml:space="preserve">PEVuZE5vdGU+PENpdGU+PEF1dGhvcj5KYW5vd2l0ei1Lb2NoPC9BdXRob3I+PFllYXI+MjAxOTwv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</w:fldData>
        </w:fldChar>
      </w:r>
      <w:r w:rsidR="00A55E28" w:rsidRPr="00E66B1A">
        <w:rPr>
          <w:rFonts w:ascii="Times New Roman" w:eastAsia="Times New Roman" w:hAnsi="Times New Roman" w:cs="Times New Roman"/>
          <w:sz w:val="24"/>
          <w:szCs w:val="24"/>
        </w:rPr>
        <w:instrText xml:space="preserve"> ADDIN EN.CITE.DATA </w:instrText>
      </w:r>
      <w:r w:rsidR="00A55E28" w:rsidRPr="00E66B1A">
        <w:rPr>
          <w:rFonts w:ascii="Times New Roman" w:eastAsia="Times New Roman" w:hAnsi="Times New Roman" w:cs="Times New Roman"/>
          <w:sz w:val="24"/>
          <w:szCs w:val="24"/>
        </w:rPr>
      </w:r>
      <w:r w:rsidR="00A55E28" w:rsidRPr="00E66B1A">
        <w:rPr>
          <w:rFonts w:ascii="Times New Roman" w:eastAsia="Times New Roman" w:hAnsi="Times New Roman" w:cs="Times New Roman"/>
          <w:sz w:val="24"/>
          <w:szCs w:val="24"/>
        </w:rPr>
        <w:fldChar w:fldCharType="end"/>
      </w:r>
      <w:r w:rsidR="00A55E28" w:rsidRPr="00E66B1A">
        <w:rPr>
          <w:rFonts w:ascii="Times New Roman" w:eastAsia="Times New Roman" w:hAnsi="Times New Roman" w:cs="Times New Roman"/>
          <w:sz w:val="24"/>
          <w:szCs w:val="24"/>
        </w:rPr>
      </w:r>
      <w:r w:rsidR="00A55E28" w:rsidRPr="00E66B1A">
        <w:rPr>
          <w:rFonts w:ascii="Times New Roman" w:eastAsia="Times New Roman" w:hAnsi="Times New Roman" w:cs="Times New Roman"/>
          <w:sz w:val="24"/>
          <w:szCs w:val="24"/>
        </w:rPr>
        <w:fldChar w:fldCharType="separate"/>
      </w:r>
      <w:r w:rsidR="00A55E28" w:rsidRPr="00E66B1A">
        <w:rPr>
          <w:rFonts w:ascii="Times New Roman" w:eastAsia="Times New Roman" w:hAnsi="Times New Roman" w:cs="Times New Roman"/>
          <w:noProof/>
          <w:sz w:val="24"/>
          <w:szCs w:val="24"/>
        </w:rPr>
        <w:t>(Hess et al. 2012; Janowitz-Koch et al. 2019)</w:t>
      </w:r>
      <w:r w:rsidR="00A55E28" w:rsidRPr="00E66B1A">
        <w:rPr>
          <w:rFonts w:ascii="Times New Roman" w:eastAsia="Times New Roman" w:hAnsi="Times New Roman" w:cs="Times New Roman"/>
          <w:sz w:val="24"/>
          <w:szCs w:val="24"/>
        </w:rPr>
        <w:fldChar w:fldCharType="end"/>
      </w:r>
      <w:r w:rsidR="00A55E28"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although this result is not observed consistently across populations</w:t>
      </w:r>
      <w:r w:rsidR="00A55E28" w:rsidRPr="00E66B1A">
        <w:rPr>
          <w:rFonts w:ascii="Times New Roman" w:eastAsia="Times New Roman" w:hAnsi="Times New Roman" w:cs="Times New Roman"/>
          <w:sz w:val="24"/>
          <w:szCs w:val="24"/>
        </w:rPr>
        <w:t xml:space="preserve"> </w:t>
      </w:r>
      <w:r w:rsidR="00A55E28" w:rsidRPr="00E66B1A">
        <w:rPr>
          <w:rFonts w:ascii="Times New Roman" w:eastAsia="Times New Roman" w:hAnsi="Times New Roman" w:cs="Times New Roman"/>
          <w:sz w:val="24"/>
          <w:szCs w:val="24"/>
        </w:rPr>
        <w:fldChar w:fldCharType="begin"/>
      </w:r>
      <w:r w:rsidR="00A55E28" w:rsidRPr="00E66B1A">
        <w:rPr>
          <w:rFonts w:ascii="Times New Roman" w:eastAsia="Times New Roman" w:hAnsi="Times New Roman" w:cs="Times New Roman"/>
          <w:sz w:val="24"/>
          <w:szCs w:val="24"/>
        </w:rPr>
        <w:instrText xml:space="preserve"> ADDIN EN.CITE &lt;EndNote&gt;&lt;Cite&gt;&lt;Author&gt;Koch&lt;/Author&gt;&lt;Year&gt;2022&lt;/Year&gt;&lt;RecNum&gt;1731&lt;/RecNum&gt;&lt;DisplayText&gt;(Koch et al. 2022)&lt;/DisplayText&gt;&lt;record&gt;&lt;rec-number&gt;1731&lt;/rec-number&gt;&lt;foreign-keys&gt;&lt;key app="EN" db-id="fstdwt0t3xzrskewzvmxpsf80xx25990rfrd" timestamp="1683153523"&gt;1731&lt;/key&gt;&lt;key app="ENWeb" db-id=""&gt;0&lt;/key&gt;&lt;/foreign-keys&gt;&lt;ref-type name="Journal Article"&gt;17&lt;/ref-type&gt;&lt;contributors&gt;&lt;authors&gt;&lt;author&gt;Koch, Ilana J.&lt;/author&gt;&lt;author&gt;Seamons, Todd R.&lt;/author&gt;&lt;author&gt;Galbreath, Peter F.&lt;/author&gt;&lt;author&gt;Nuetzel, Hayley M.&lt;/author&gt;&lt;author&gt;Matala, Andrew P.&lt;/author&gt;&lt;author&gt;Warheit, Kenneth I.&lt;/author&gt;&lt;author&gt;Fast, David E.&lt;/author&gt;&lt;author&gt;Johnston, Mark V.&lt;/author&gt;&lt;author&gt;Strom, Charles R.&lt;/author&gt;&lt;author&gt;Narum, Shawn R.&lt;/author&gt;&lt;author&gt;Bosch, William J.&lt;/author&gt;&lt;/authors&gt;&lt;/contributors&gt;&lt;titles&gt;&lt;title&gt;Effects of Supplementation in Upper Yakima River Chinook Salmon&lt;/title&gt;&lt;secondary-title&gt;Transactions of the American Fisheries Society&lt;/secondary-title&gt;&lt;/titles&gt;&lt;periodical&gt;&lt;full-title&gt;Transactions of the American Fisheries Society&lt;/full-title&gt;&lt;/periodical&gt;&lt;pages&gt;373-388&lt;/pages&gt;&lt;volume&gt;151&lt;/volume&gt;&lt;number&gt;3&lt;/number&gt;&lt;section&gt;373&lt;/section&gt;&lt;dates&gt;&lt;year&gt;2022&lt;/year&gt;&lt;/dates&gt;&lt;isbn&gt;0002-8487&amp;#xD;1548-8659&lt;/isbn&gt;&lt;urls&gt;&lt;/urls&gt;&lt;electronic-resource-num&gt;10.1002/tafs.10354&lt;/electronic-resource-num&gt;&lt;/record&gt;&lt;/Cite&gt;&lt;/EndNote&gt;</w:instrText>
      </w:r>
      <w:r w:rsidR="00A55E28" w:rsidRPr="00E66B1A">
        <w:rPr>
          <w:rFonts w:ascii="Times New Roman" w:eastAsia="Times New Roman" w:hAnsi="Times New Roman" w:cs="Times New Roman"/>
          <w:sz w:val="24"/>
          <w:szCs w:val="24"/>
        </w:rPr>
        <w:fldChar w:fldCharType="separate"/>
      </w:r>
      <w:r w:rsidR="00A55E28" w:rsidRPr="00E66B1A">
        <w:rPr>
          <w:rFonts w:ascii="Times New Roman" w:eastAsia="Times New Roman" w:hAnsi="Times New Roman" w:cs="Times New Roman"/>
          <w:noProof/>
          <w:sz w:val="24"/>
          <w:szCs w:val="24"/>
        </w:rPr>
        <w:t>(Koch et al. 2022)</w:t>
      </w:r>
      <w:r w:rsidR="00A55E28"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In contrast, RRS of Chinook salmon is consistently less than one when broodstocks are segregated, or only partially integrated</w:t>
      </w:r>
      <w:r w:rsidR="001E3B70" w:rsidRPr="00E66B1A">
        <w:rPr>
          <w:rFonts w:ascii="Times New Roman" w:eastAsia="Times New Roman" w:hAnsi="Times New Roman" w:cs="Times New Roman"/>
          <w:sz w:val="24"/>
          <w:szCs w:val="24"/>
        </w:rPr>
        <w:t xml:space="preserve"> </w:t>
      </w:r>
      <w:r w:rsidR="001E3B70" w:rsidRPr="00E66B1A">
        <w:rPr>
          <w:rFonts w:ascii="Times New Roman" w:eastAsia="Times New Roman" w:hAnsi="Times New Roman" w:cs="Times New Roman"/>
          <w:sz w:val="24"/>
          <w:szCs w:val="24"/>
        </w:rPr>
        <w:fldChar w:fldCharType="begin">
          <w:fldData xml:space="preserve">PEVuZE5vdGU+PENpdGU+PEF1dGhvcj5XaWxsaWFtc29uPC9BdXRob3I+PFllYXI+MjAxMDwvWWVh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PHBhZ2VzPjE4NDAtMTg1MTwvcGFnZXM+PHZvbHVtZT42Nzwvdm9sdW1lPjxudW1iZXI+MTE8L251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ZXNvdXJjZS1udW0+PC9yZWNvcmQ+PC9DaXRlPjxDaXRlPjxBdXRob3I+U2FyZDwvQXV0aG9yPjxZ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</w:fldData>
        </w:fldChar>
      </w:r>
      <w:r w:rsidR="00CF5393" w:rsidRPr="00E66B1A">
        <w:rPr>
          <w:rFonts w:ascii="Times New Roman" w:eastAsia="Times New Roman" w:hAnsi="Times New Roman" w:cs="Times New Roman"/>
          <w:sz w:val="24"/>
          <w:szCs w:val="24"/>
        </w:rPr>
        <w:instrText xml:space="preserve"> ADDIN EN.CITE </w:instrText>
      </w:r>
      <w:r w:rsidR="00CF5393" w:rsidRPr="00E66B1A">
        <w:rPr>
          <w:rFonts w:ascii="Times New Roman" w:eastAsia="Times New Roman" w:hAnsi="Times New Roman" w:cs="Times New Roman"/>
          <w:sz w:val="24"/>
          <w:szCs w:val="24"/>
        </w:rPr>
        <w:fldChar w:fldCharType="begin">
          <w:fldData xml:space="preserve">PEVuZE5vdGU+PENpdGU+PEF1dGhvcj5XaWxsaWFtc29uPC9BdXRob3I+PFllYXI+MjAxMDwvWWVh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PHBhZ2VzPjE4NDAtMTg1MTwvcGFnZXM+PHZvbHVtZT42Nzwvdm9sdW1lPjxudW1iZXI+MTE8L251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ZXNvdXJjZS1udW0+PC9yZWNvcmQ+PC9DaXRlPjxDaXRlPjxBdXRob3I+U2FyZDwvQXV0aG9yPjxZ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</w:fldData>
        </w:fldChar>
      </w:r>
      <w:r w:rsidR="00CF5393" w:rsidRPr="00E66B1A">
        <w:rPr>
          <w:rFonts w:ascii="Times New Roman" w:eastAsia="Times New Roman" w:hAnsi="Times New Roman" w:cs="Times New Roman"/>
          <w:sz w:val="24"/>
          <w:szCs w:val="24"/>
        </w:rPr>
        <w:instrText xml:space="preserve"> ADDIN EN.CITE.DATA </w:instrText>
      </w:r>
      <w:r w:rsidR="00CF5393" w:rsidRPr="00E66B1A">
        <w:rPr>
          <w:rFonts w:ascii="Times New Roman" w:eastAsia="Times New Roman" w:hAnsi="Times New Roman" w:cs="Times New Roman"/>
          <w:sz w:val="24"/>
          <w:szCs w:val="24"/>
        </w:rPr>
      </w:r>
      <w:r w:rsidR="00CF5393" w:rsidRPr="00E66B1A">
        <w:rPr>
          <w:rFonts w:ascii="Times New Roman" w:eastAsia="Times New Roman" w:hAnsi="Times New Roman" w:cs="Times New Roman"/>
          <w:sz w:val="24"/>
          <w:szCs w:val="24"/>
        </w:rPr>
        <w:fldChar w:fldCharType="end"/>
      </w:r>
      <w:r w:rsidR="001E3B70" w:rsidRPr="00E66B1A">
        <w:rPr>
          <w:rFonts w:ascii="Times New Roman" w:eastAsia="Times New Roman" w:hAnsi="Times New Roman" w:cs="Times New Roman"/>
          <w:sz w:val="24"/>
          <w:szCs w:val="24"/>
        </w:rPr>
      </w:r>
      <w:r w:rsidR="001E3B70"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(Williamson et al. 2010; Anderson et al. 2013; Sard et al. 2015; Evans et al. 2016; Sard et al. 2016b; O’Malley et al. 2023)</w:t>
      </w:r>
      <w:r w:rsidR="001E3B70"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w:t>
      </w:r>
      <w:r w:rsidRPr="00E66B1A">
        <w:rPr>
          <w:rFonts w:ascii="Times New Roman" w:eastAsia="Times New Roman" w:hAnsi="Times New Roman" w:cs="Times New Roman"/>
          <w:color w:val="2F5496"/>
          <w:sz w:val="24"/>
          <w:szCs w:val="24"/>
        </w:rPr>
        <w:t xml:space="preserve"> </w:t>
      </w:r>
      <w:r w:rsidRPr="00E66B1A">
        <w:rPr>
          <w:rFonts w:ascii="Times New Roman" w:eastAsia="Times New Roman" w:hAnsi="Times New Roman" w:cs="Times New Roman"/>
          <w:sz w:val="24"/>
          <w:szCs w:val="24"/>
        </w:rPr>
        <w:t xml:space="preserve">To date, the literature has primarily focused on documenting potential fitness differences between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and </w:t>
      </w:r>
      <w:r w:rsidR="006052F0" w:rsidRPr="00E66B1A">
        <w:rPr>
          <w:rFonts w:ascii="Times New Roman" w:eastAsia="Times New Roman" w:hAnsi="Times New Roman" w:cs="Times New Roman"/>
          <w:sz w:val="24"/>
          <w:szCs w:val="24"/>
        </w:rPr>
        <w:t>NOR</w:t>
      </w:r>
      <w:r w:rsidRPr="00E66B1A">
        <w:rPr>
          <w:rFonts w:ascii="Times New Roman" w:eastAsia="Times New Roman" w:hAnsi="Times New Roman" w:cs="Times New Roman"/>
          <w:sz w:val="24"/>
          <w:szCs w:val="24"/>
        </w:rPr>
        <w:t xml:space="preserve"> salmon spawning in the wild, the pace at which these fitness differences, if present, accrue, and the role of contributing factors. Yet, overcoming the challenge posed to reintroduction and supplementation by low RRS of </w:t>
      </w:r>
      <w:r w:rsidR="003513F5" w:rsidRPr="00E66B1A">
        <w:rPr>
          <w:rFonts w:ascii="Times New Roman" w:eastAsia="Times New Roman" w:hAnsi="Times New Roman" w:cs="Times New Roman"/>
          <w:sz w:val="24"/>
          <w:szCs w:val="24"/>
        </w:rPr>
        <w:t xml:space="preserve">HOR </w:t>
      </w:r>
      <w:r w:rsidRPr="00E66B1A">
        <w:rPr>
          <w:rFonts w:ascii="Times New Roman" w:eastAsia="Times New Roman" w:hAnsi="Times New Roman" w:cs="Times New Roman"/>
          <w:sz w:val="24"/>
          <w:szCs w:val="24"/>
        </w:rPr>
        <w:t xml:space="preserve">salmon depends on </w:t>
      </w:r>
      <w:r w:rsidR="006052F0" w:rsidRPr="00E66B1A">
        <w:rPr>
          <w:rFonts w:ascii="Times New Roman" w:eastAsia="Times New Roman" w:hAnsi="Times New Roman" w:cs="Times New Roman"/>
          <w:sz w:val="24"/>
          <w:szCs w:val="24"/>
        </w:rPr>
        <w:t>whether</w:t>
      </w:r>
      <w:r w:rsidRPr="00E66B1A">
        <w:rPr>
          <w:rFonts w:ascii="Times New Roman" w:eastAsia="Times New Roman" w:hAnsi="Times New Roman" w:cs="Times New Roman"/>
          <w:sz w:val="24"/>
          <w:szCs w:val="24"/>
        </w:rPr>
        <w:t xml:space="preserve"> there is a transgenerational increase in fitness among </w:t>
      </w:r>
      <w:commentRangeStart w:id="12"/>
      <w:r w:rsidRPr="00E66B1A">
        <w:rPr>
          <w:rFonts w:ascii="Times New Roman" w:eastAsia="Times New Roman" w:hAnsi="Times New Roman" w:cs="Times New Roman"/>
          <w:sz w:val="24"/>
          <w:szCs w:val="24"/>
        </w:rPr>
        <w:t>their wild-born offspring</w:t>
      </w:r>
      <w:commentRangeEnd w:id="12"/>
      <w:r w:rsidR="006052F0" w:rsidRPr="00E66B1A">
        <w:rPr>
          <w:rStyle w:val="CommentReference"/>
          <w:rFonts w:ascii="Times New Roman" w:hAnsi="Times New Roman" w:cs="Times New Roman"/>
        </w:rPr>
        <w:commentReference w:id="12"/>
      </w:r>
      <w:r w:rsidRPr="00E66B1A">
        <w:rPr>
          <w:rFonts w:ascii="Times New Roman" w:eastAsia="Times New Roman" w:hAnsi="Times New Roman" w:cs="Times New Roman"/>
          <w:sz w:val="24"/>
          <w:szCs w:val="24"/>
        </w:rPr>
        <w:t>.</w:t>
      </w:r>
    </w:p>
    <w:p w14:paraId="2293EEE0" w14:textId="14E1C62F"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To our knowledge this question has only been explicitly addressed in three populations of salmonids. </w:t>
      </w:r>
      <w:r w:rsidR="001E3B70" w:rsidRPr="00E66B1A">
        <w:rPr>
          <w:rFonts w:ascii="Times New Roman" w:eastAsia="Times New Roman" w:hAnsi="Times New Roman" w:cs="Times New Roman"/>
          <w:sz w:val="24"/>
          <w:szCs w:val="24"/>
        </w:rPr>
        <w:fldChar w:fldCharType="begin"/>
      </w:r>
      <w:r w:rsidR="001E3B70" w:rsidRPr="00E66B1A">
        <w:rPr>
          <w:rFonts w:ascii="Times New Roman" w:eastAsia="Times New Roman" w:hAnsi="Times New Roman" w:cs="Times New Roman"/>
          <w:sz w:val="24"/>
          <w:szCs w:val="24"/>
        </w:rPr>
        <w:instrText xml:space="preserve"> ADDIN EN.CITE &lt;EndNote&gt;&lt;Cite AuthorYear="1"&gt;&lt;Author&gt;Araki&lt;/Author&gt;&lt;Year&gt;2009&lt;/Year&gt;&lt;RecNum&gt;1743&lt;/RecNum&gt;&lt;DisplayText&gt;Araki et al. (2009)&lt;/DisplayText&gt;&lt;record&gt;&lt;rec-number&gt;1743&lt;/rec-number&gt;&lt;foreign-keys&gt;&lt;key app="EN" db-id="fstdwt0t3xzrskewzvmxpsf80xx25990rfrd" timestamp="1685142798"&gt;1743&lt;/key&gt;&lt;key app="ENWeb" db-id=""&gt;0&lt;/key&gt;&lt;/foreign-keys&gt;&lt;ref-type name="Journal Article"&gt;17&lt;/ref-type&gt;&lt;contributors&gt;&lt;authors&gt;&lt;author&gt;Araki, H.&lt;/author&gt;&lt;author&gt;Cooper, B.&lt;/author&gt;&lt;author&gt;Blouin, M. S.&lt;/author&gt;&lt;/authors&gt;&lt;/contributors&gt;&lt;auth-address&gt;Department of Zoology, Oregon State University, Corvallis, OR 97331, USA. hitoshi.araki@eawag.ch&lt;/auth-address&gt;&lt;titles&gt;&lt;title&gt;Carry-over effect of captive breeding reduces reproductive fitness of wild-born descendants in the wild&lt;/title&gt;&lt;secondary-title&gt;Biol Lett&lt;/secondary-title&gt;&lt;/titles&gt;&lt;periodical&gt;&lt;full-title&gt;Biol Lett&lt;/full-title&gt;&lt;/periodical&gt;&lt;pages&gt;621-4&lt;/pages&gt;&lt;volume&gt;5&lt;/volume&gt;&lt;number&gt;5&lt;/number&gt;&lt;edition&gt;2009/06/12&lt;/edition&gt;&lt;keywords&gt;&lt;keyword&gt;Animals&lt;/keyword&gt;&lt;keyword&gt;*Breeding&lt;/keyword&gt;&lt;keyword&gt;*Conservation of Natural Resources&lt;/keyword&gt;&lt;keyword&gt;Female&lt;/keyword&gt;&lt;keyword&gt;Male&lt;/keyword&gt;&lt;keyword&gt;Oncorhynchus mykiss/genetics/*physiology&lt;/keyword&gt;&lt;keyword&gt;Population Density&lt;/keyword&gt;&lt;keyword&gt;Reproduction/*genetics&lt;/keyword&gt;&lt;/keywords&gt;&lt;dates&gt;&lt;year&gt;2009&lt;/year&gt;&lt;pub-dates&gt;&lt;date&gt;Oct 23&lt;/date&gt;&lt;/pub-dates&gt;&lt;/dates&gt;&lt;isbn&gt;1744-957X (Electronic)&amp;#xD;1744-9561 (Print)&amp;#xD;1744-9561 (Linking)&lt;/isbn&gt;&lt;accession-num&gt;19515651&lt;/accession-num&gt;&lt;urls&gt;&lt;related-urls&gt;&lt;url&gt;https://www.ncbi.nlm.nih.gov/pubmed/19515651&lt;/url&gt;&lt;/related-urls&gt;&lt;/urls&gt;&lt;custom2&gt;PMC2781957&lt;/custom2&gt;&lt;electronic-resource-num&gt;10.1098/rsbl.2009.0315&lt;/electronic-resource-num&gt;&lt;/record&gt;&lt;/Cite&gt;&lt;/EndNote&gt;</w:instrText>
      </w:r>
      <w:r w:rsidR="001E3B70" w:rsidRPr="00E66B1A">
        <w:rPr>
          <w:rFonts w:ascii="Times New Roman" w:eastAsia="Times New Roman" w:hAnsi="Times New Roman" w:cs="Times New Roman"/>
          <w:sz w:val="24"/>
          <w:szCs w:val="24"/>
        </w:rPr>
        <w:fldChar w:fldCharType="separate"/>
      </w:r>
      <w:r w:rsidR="001E3B70" w:rsidRPr="00E66B1A">
        <w:rPr>
          <w:rFonts w:ascii="Times New Roman" w:eastAsia="Times New Roman" w:hAnsi="Times New Roman" w:cs="Times New Roman"/>
          <w:noProof/>
          <w:sz w:val="24"/>
          <w:szCs w:val="24"/>
        </w:rPr>
        <w:t>Araki et al. (2009)</w:t>
      </w:r>
      <w:r w:rsidR="001E3B70"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found that </w:t>
      </w:r>
      <w:r w:rsidR="001E3B70" w:rsidRPr="00E66B1A">
        <w:rPr>
          <w:rFonts w:ascii="Times New Roman" w:eastAsia="Times New Roman" w:hAnsi="Times New Roman" w:cs="Times New Roman"/>
          <w:sz w:val="24"/>
          <w:szCs w:val="24"/>
        </w:rPr>
        <w:t>early</w:t>
      </w:r>
      <w:r w:rsidR="00D43407" w:rsidRPr="00E66B1A">
        <w:rPr>
          <w:rFonts w:ascii="Times New Roman" w:eastAsia="Times New Roman" w:hAnsi="Times New Roman" w:cs="Times New Roman"/>
          <w:sz w:val="24"/>
          <w:szCs w:val="24"/>
        </w:rPr>
        <w:t xml:space="preserve"> </w:t>
      </w:r>
      <w:r w:rsidR="001E3B70" w:rsidRPr="00E66B1A">
        <w:rPr>
          <w:rFonts w:ascii="Times New Roman" w:eastAsia="Times New Roman" w:hAnsi="Times New Roman" w:cs="Times New Roman"/>
          <w:sz w:val="24"/>
          <w:szCs w:val="24"/>
        </w:rPr>
        <w:t>generation</w:t>
      </w:r>
      <w:r w:rsidR="00D43407" w:rsidRPr="00E66B1A">
        <w:rPr>
          <w:rFonts w:ascii="Times New Roman" w:eastAsia="Times New Roman" w:hAnsi="Times New Roman" w:cs="Times New Roman"/>
          <w:sz w:val="24"/>
          <w:szCs w:val="24"/>
        </w:rPr>
        <w:t>,</w:t>
      </w:r>
      <w:r w:rsidR="001E3B70"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wild-born descendants of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steelhead (</w:t>
      </w:r>
      <w:r w:rsidRPr="00E66B1A">
        <w:rPr>
          <w:rFonts w:ascii="Times New Roman" w:eastAsia="Times New Roman" w:hAnsi="Times New Roman" w:cs="Times New Roman"/>
          <w:i/>
          <w:sz w:val="24"/>
          <w:szCs w:val="24"/>
        </w:rPr>
        <w:t>O. mykiss</w:t>
      </w:r>
      <w:r w:rsidRPr="00E66B1A">
        <w:rPr>
          <w:rFonts w:ascii="Times New Roman" w:eastAsia="Times New Roman" w:hAnsi="Times New Roman" w:cs="Times New Roman"/>
          <w:sz w:val="24"/>
          <w:szCs w:val="24"/>
        </w:rPr>
        <w:t xml:space="preserve">) in the Hood River, Oregon had lower reproductive success in the wild than wild-born steelhead with no recent hatchery ancestry, but a re-analysis of these data to account for variance and bias in RRS estimates could not reject the null hypothesis that RRS was equal to one </w:t>
      </w:r>
      <w:r w:rsidR="001E3B70" w:rsidRPr="00E66B1A">
        <w:rPr>
          <w:rFonts w:ascii="Times New Roman" w:eastAsia="Times New Roman" w:hAnsi="Times New Roman" w:cs="Times New Roman"/>
          <w:sz w:val="24"/>
          <w:szCs w:val="24"/>
        </w:rPr>
        <w:fldChar w:fldCharType="begin"/>
      </w:r>
      <w:r w:rsidR="001E3B70" w:rsidRPr="00E66B1A">
        <w:rPr>
          <w:rFonts w:ascii="Times New Roman" w:eastAsia="Times New Roman" w:hAnsi="Times New Roman" w:cs="Times New Roman"/>
          <w:sz w:val="24"/>
          <w:szCs w:val="24"/>
        </w:rPr>
        <w:instrText xml:space="preserve"> ADDIN EN.CITE &lt;EndNote&gt;&lt;Cite&gt;&lt;Author&gt;Kitada&lt;/Author&gt;&lt;Year&gt;2011&lt;/Year&gt;&lt;RecNum&gt;1748&lt;/RecNum&gt;&lt;DisplayText&gt;(Kitada et al. 2011)&lt;/DisplayText&gt;&lt;record&gt;&lt;rec-number&gt;1748&lt;/rec-number&gt;&lt;foreign-keys&gt;&lt;key app="EN" db-id="fstdwt0t3xzrskewzvmxpsf80xx25990rfrd" timestamp="1685495252"&gt;1748&lt;/key&gt;&lt;/foreign-keys&gt;&lt;ref-type name="Journal Article"&gt;17&lt;/ref-type&gt;&lt;contributors&gt;&lt;authors&gt;&lt;author&gt;Shuichi Kitada&lt;/author&gt;&lt;author&gt;Hirohisa Kishino&lt;/author&gt;&lt;author&gt;Katsuyuki Hamasaki&lt;/author&gt;&lt;/authors&gt;&lt;/contributors&gt;&lt;titles&gt;&lt;title&gt;Bias and significance of relative reproductive success estimates based on steelhead trout (Oncorhynchus mykiss) data: a Bayesian meta-analysis&lt;/title&gt;&lt;secondary-title&gt;Canadian Journal of Fisheries and Aquatic Sciences&lt;/secondary-title&gt;&lt;/titles&gt;&lt;periodical&gt;&lt;full-title&gt;Canadian Journal of Fisheries and Aquatic Sciences&lt;/full-title&gt;&lt;/periodical&gt;&lt;pages&gt;1827-1835&lt;/pages&gt;&lt;volume&gt;68&lt;/volume&gt;&lt;number&gt;10&lt;/number&gt;&lt;dates&gt;&lt;year&gt;2011&lt;/year&gt;&lt;/dates&gt;&lt;urls&gt;&lt;related-urls&gt;&lt;url&gt;https://cdnsciencepub.com/doi/abs/10.1139/f2011-087&lt;/url&gt;&lt;/related-urls&gt;&lt;/urls&gt;&lt;electronic-resource-num&gt;10.1139/f2011-087&lt;/electronic-resource-num&gt;&lt;/record&gt;&lt;/Cite&gt;&lt;/EndNote&gt;</w:instrText>
      </w:r>
      <w:r w:rsidR="001E3B70" w:rsidRPr="00E66B1A">
        <w:rPr>
          <w:rFonts w:ascii="Times New Roman" w:eastAsia="Times New Roman" w:hAnsi="Times New Roman" w:cs="Times New Roman"/>
          <w:sz w:val="24"/>
          <w:szCs w:val="24"/>
        </w:rPr>
        <w:fldChar w:fldCharType="separate"/>
      </w:r>
      <w:r w:rsidR="001E3B70" w:rsidRPr="00E66B1A">
        <w:rPr>
          <w:rFonts w:ascii="Times New Roman" w:eastAsia="Times New Roman" w:hAnsi="Times New Roman" w:cs="Times New Roman"/>
          <w:noProof/>
          <w:sz w:val="24"/>
          <w:szCs w:val="24"/>
        </w:rPr>
        <w:t>(Kitada et al. 2011)</w:t>
      </w:r>
      <w:r w:rsidR="001E3B70" w:rsidRPr="00E66B1A">
        <w:rPr>
          <w:rFonts w:ascii="Times New Roman" w:eastAsia="Times New Roman" w:hAnsi="Times New Roman" w:cs="Times New Roman"/>
          <w:sz w:val="24"/>
          <w:szCs w:val="24"/>
        </w:rPr>
        <w:fldChar w:fldCharType="end"/>
      </w:r>
      <w:r w:rsidR="001E3B70"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In Chinook salmon from the McKenzie River, Oregon, we previously observed that first-generation</w:t>
      </w:r>
      <w:r w:rsidR="0031224E"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wild-born hatchery descendants produced more age-0 offspring than </w:t>
      </w:r>
      <w:r w:rsidR="0000378D" w:rsidRPr="00E66B1A">
        <w:rPr>
          <w:rFonts w:ascii="Times New Roman" w:eastAsia="Times New Roman" w:hAnsi="Times New Roman" w:cs="Times New Roman"/>
          <w:sz w:val="24"/>
          <w:szCs w:val="24"/>
        </w:rPr>
        <w:t xml:space="preserve">HOR </w:t>
      </w:r>
      <w:r w:rsidRPr="00E66B1A">
        <w:rPr>
          <w:rFonts w:ascii="Times New Roman" w:eastAsia="Times New Roman" w:hAnsi="Times New Roman" w:cs="Times New Roman"/>
          <w:sz w:val="24"/>
          <w:szCs w:val="24"/>
        </w:rPr>
        <w:t xml:space="preserve">salmon from a partially integrated stock, and similar numbers to other wild-born </w:t>
      </w:r>
      <w:r w:rsidRPr="00E66B1A">
        <w:rPr>
          <w:rFonts w:ascii="Times New Roman" w:eastAsia="Times New Roman" w:hAnsi="Times New Roman" w:cs="Times New Roman"/>
          <w:sz w:val="24"/>
          <w:szCs w:val="24"/>
        </w:rPr>
        <w:lastRenderedPageBreak/>
        <w:t>salmon in the same habitat across two years</w:t>
      </w:r>
      <w:r w:rsidR="0031224E"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w:t>
      </w:r>
      <w:r w:rsidR="0031224E" w:rsidRPr="00E66B1A">
        <w:rPr>
          <w:rFonts w:ascii="Times New Roman" w:eastAsia="Times New Roman" w:hAnsi="Times New Roman" w:cs="Times New Roman"/>
          <w:sz w:val="24"/>
          <w:szCs w:val="24"/>
        </w:rPr>
        <w:t>But, we</w:t>
      </w:r>
      <w:r w:rsidRPr="00E66B1A">
        <w:rPr>
          <w:rFonts w:ascii="Times New Roman" w:eastAsia="Times New Roman" w:hAnsi="Times New Roman" w:cs="Times New Roman"/>
          <w:sz w:val="24"/>
          <w:szCs w:val="24"/>
        </w:rPr>
        <w:t xml:space="preserve"> did not account for bias from </w:t>
      </w:r>
      <w:r w:rsidR="0000378D" w:rsidRPr="00E66B1A">
        <w:rPr>
          <w:rFonts w:ascii="Times New Roman" w:eastAsia="Times New Roman" w:hAnsi="Times New Roman" w:cs="Times New Roman"/>
          <w:sz w:val="24"/>
          <w:szCs w:val="24"/>
        </w:rPr>
        <w:t>fitness-</w:t>
      </w:r>
      <w:r w:rsidRPr="00E66B1A">
        <w:rPr>
          <w:rFonts w:ascii="Times New Roman" w:eastAsia="Times New Roman" w:hAnsi="Times New Roman" w:cs="Times New Roman"/>
          <w:sz w:val="24"/>
          <w:szCs w:val="24"/>
        </w:rPr>
        <w:t xml:space="preserve">associated covariates, or estimate fitness using adult offspring </w:t>
      </w:r>
      <w:r w:rsidR="001E3B70" w:rsidRPr="00E66B1A">
        <w:rPr>
          <w:rFonts w:ascii="Times New Roman" w:eastAsia="Times New Roman" w:hAnsi="Times New Roman" w:cs="Times New Roman"/>
          <w:sz w:val="24"/>
          <w:szCs w:val="24"/>
        </w:rPr>
        <w:fldChar w:fldCharType="begin"/>
      </w:r>
      <w:r w:rsidR="001E3B70" w:rsidRPr="00E66B1A">
        <w:rPr>
          <w:rFonts w:ascii="Times New Roman" w:eastAsia="Times New Roman" w:hAnsi="Times New Roman" w:cs="Times New Roman"/>
          <w:sz w:val="24"/>
          <w:szCs w:val="24"/>
        </w:rPr>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1E3B70" w:rsidRPr="00E66B1A">
        <w:rPr>
          <w:rFonts w:ascii="Times New Roman" w:eastAsia="Times New Roman" w:hAnsi="Times New Roman" w:cs="Times New Roman"/>
          <w:sz w:val="24"/>
          <w:szCs w:val="24"/>
        </w:rPr>
        <w:fldChar w:fldCharType="separate"/>
      </w:r>
      <w:r w:rsidR="001E3B70" w:rsidRPr="00E66B1A">
        <w:rPr>
          <w:rFonts w:ascii="Times New Roman" w:eastAsia="Times New Roman" w:hAnsi="Times New Roman" w:cs="Times New Roman"/>
          <w:noProof/>
          <w:sz w:val="24"/>
          <w:szCs w:val="24"/>
        </w:rPr>
        <w:t>(Banks et al. 2016)</w:t>
      </w:r>
      <w:r w:rsidR="001E3B70"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Finally, </w:t>
      </w:r>
      <w:r w:rsidR="001E3B70" w:rsidRPr="00E66B1A">
        <w:rPr>
          <w:rFonts w:ascii="Times New Roman" w:eastAsia="Times New Roman" w:hAnsi="Times New Roman" w:cs="Times New Roman"/>
          <w:sz w:val="24"/>
          <w:szCs w:val="24"/>
        </w:rPr>
        <w:fldChar w:fldCharType="begin"/>
      </w:r>
      <w:r w:rsidR="001E3B70" w:rsidRPr="00E66B1A">
        <w:rPr>
          <w:rFonts w:ascii="Times New Roman" w:eastAsia="Times New Roman" w:hAnsi="Times New Roman" w:cs="Times New Roman"/>
          <w:sz w:val="24"/>
          <w:szCs w:val="24"/>
        </w:rPr>
        <w:instrText xml:space="preserve"> ADDIN EN.CITE &lt;EndNote&gt;&lt;Cite AuthorYear="1"&gt;&lt;Author&gt;Nuetzel&lt;/Author&gt;&lt;Year&gt;2023&lt;/Year&gt;&lt;RecNum&gt;1600&lt;/RecNum&gt;&lt;DisplayText&gt;Nuetzel et al. (2023)&lt;/DisplayText&gt;&lt;record&gt;&lt;rec-number&gt;1600&lt;/rec-number&gt;&lt;foreign-keys&gt;&lt;key app="EN" db-id="fstdwt0t3xzrskewzvmxpsf80xx25990rfrd" timestamp="1675193162"&gt;1600&lt;/key&gt;&lt;key app="ENWeb" db-id=""&gt;0&lt;/key&gt;&lt;/foreign-keys&gt;&lt;ref-type name="Journal Article"&gt;17&lt;/ref-type&gt;&lt;contributors&gt;&lt;authors&gt;&lt;author&gt;Nuetzel, Hayley M.&lt;/author&gt;&lt;author&gt;Galbreath, Peter F.&lt;/author&gt;&lt;author&gt;Staton, Benjamin A.&lt;/author&gt;&lt;author&gt;Crump, Carrie A.&lt;/author&gt;&lt;author&gt;Naylor, Leslie M.&lt;/author&gt;&lt;author&gt;Shippentower, Gene E.&lt;/author&gt;&lt;/authors&gt;&lt;/contributors&gt;&lt;titles&gt;&lt;title&gt;Improved productivity of naturalized spring Chinook salmon following reintroduction from a hatchery stock in Lookingglass Creek, Oregon&lt;/title&gt;&lt;secondary-title&gt;Canadian Journal of Fisheries and Aquatic Sciences&lt;/secondary-title&gt;&lt;/titles&gt;&lt;periodical&gt;&lt;full-title&gt;Canadian Journal of Fisheries and Aquatic Sciences&lt;/full-title&gt;&lt;/periodical&gt;&lt;dates&gt;&lt;year&gt;2023&lt;/year&gt;&lt;/dates&gt;&lt;isbn&gt;0706-652X&amp;#xD;1205-7533&lt;/isbn&gt;&lt;urls&gt;&lt;/urls&gt;&lt;electronic-resource-num&gt;10.1139/cjfas-2022-0114&lt;/electronic-resource-num&gt;&lt;/record&gt;&lt;/Cite&gt;&lt;/EndNote&gt;</w:instrText>
      </w:r>
      <w:r w:rsidR="001E3B70" w:rsidRPr="00E66B1A">
        <w:rPr>
          <w:rFonts w:ascii="Times New Roman" w:eastAsia="Times New Roman" w:hAnsi="Times New Roman" w:cs="Times New Roman"/>
          <w:sz w:val="24"/>
          <w:szCs w:val="24"/>
        </w:rPr>
        <w:fldChar w:fldCharType="separate"/>
      </w:r>
      <w:r w:rsidR="001E3B70" w:rsidRPr="00E66B1A">
        <w:rPr>
          <w:rFonts w:ascii="Times New Roman" w:eastAsia="Times New Roman" w:hAnsi="Times New Roman" w:cs="Times New Roman"/>
          <w:noProof/>
          <w:sz w:val="24"/>
          <w:szCs w:val="24"/>
        </w:rPr>
        <w:t>Nuetzel et al. (2023)</w:t>
      </w:r>
      <w:r w:rsidR="001E3B70" w:rsidRPr="00E66B1A">
        <w:rPr>
          <w:rFonts w:ascii="Times New Roman" w:eastAsia="Times New Roman" w:hAnsi="Times New Roman" w:cs="Times New Roman"/>
          <w:sz w:val="24"/>
          <w:szCs w:val="24"/>
        </w:rPr>
        <w:fldChar w:fldCharType="end"/>
      </w:r>
      <w:r w:rsidR="001E3B70"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found that early generation descendants from a partially integrated stock of Chinook salmon reintroduced to Lookingglass Creek, Oregon produced more juvenile offspring, adult offspring, and juvenile grand-offspring than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spawning in the same habitat. This finding was consistent across multiple years and after accounting for </w:t>
      </w:r>
      <w:r w:rsidR="0000378D" w:rsidRPr="00E66B1A">
        <w:rPr>
          <w:rFonts w:ascii="Times New Roman" w:eastAsia="Times New Roman" w:hAnsi="Times New Roman" w:cs="Times New Roman"/>
          <w:sz w:val="24"/>
          <w:szCs w:val="24"/>
        </w:rPr>
        <w:t>fitness-</w:t>
      </w:r>
      <w:r w:rsidRPr="00E66B1A">
        <w:rPr>
          <w:rFonts w:ascii="Times New Roman" w:eastAsia="Times New Roman" w:hAnsi="Times New Roman" w:cs="Times New Roman"/>
          <w:sz w:val="24"/>
          <w:szCs w:val="24"/>
        </w:rPr>
        <w:t>associated covariates (e.g.</w:t>
      </w:r>
      <w:r w:rsidR="002234BA"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release day, body length, and sex). However, only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and their descendants were reintroduced in this system, and the reproductive success relative to wild-born salmon from </w:t>
      </w:r>
      <w:r w:rsidR="003513F5" w:rsidRPr="00E66B1A">
        <w:rPr>
          <w:rFonts w:ascii="Times New Roman" w:eastAsia="Times New Roman" w:hAnsi="Times New Roman" w:cs="Times New Roman"/>
          <w:sz w:val="24"/>
          <w:szCs w:val="24"/>
        </w:rPr>
        <w:t>a</w:t>
      </w:r>
      <w:r w:rsidR="003D7A32" w:rsidRPr="00E66B1A">
        <w:rPr>
          <w:rFonts w:ascii="Times New Roman" w:eastAsia="Times New Roman" w:hAnsi="Times New Roman" w:cs="Times New Roman"/>
          <w:sz w:val="24"/>
          <w:szCs w:val="24"/>
        </w:rPr>
        <w:t xml:space="preserve"> local</w:t>
      </w:r>
      <w:r w:rsidR="003513F5"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natural population could not be evaluated.</w:t>
      </w:r>
    </w:p>
    <w:p w14:paraId="203FCA4A" w14:textId="27B8996D"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In this study, we </w:t>
      </w:r>
      <w:r w:rsidR="003D7A32" w:rsidRPr="00E66B1A">
        <w:rPr>
          <w:rFonts w:ascii="Times New Roman" w:eastAsia="Times New Roman" w:hAnsi="Times New Roman" w:cs="Times New Roman"/>
          <w:sz w:val="24"/>
          <w:szCs w:val="24"/>
        </w:rPr>
        <w:t xml:space="preserve">examine </w:t>
      </w:r>
      <w:r w:rsidRPr="00E66B1A">
        <w:rPr>
          <w:rFonts w:ascii="Times New Roman" w:eastAsia="Times New Roman" w:hAnsi="Times New Roman" w:cs="Times New Roman"/>
          <w:sz w:val="24"/>
          <w:szCs w:val="24"/>
        </w:rPr>
        <w:t xml:space="preserve">a Chinook salmon pedigree from a reintroduction program above the Cougar Dam on the South Fork McKenzie River, Oregon to </w:t>
      </w:r>
      <w:r w:rsidR="00592B2A" w:rsidRPr="00E66B1A">
        <w:rPr>
          <w:rFonts w:ascii="Times New Roman" w:eastAsia="Times New Roman" w:hAnsi="Times New Roman" w:cs="Times New Roman"/>
          <w:sz w:val="24"/>
          <w:szCs w:val="24"/>
        </w:rPr>
        <w:t>evaluate</w:t>
      </w:r>
      <w:r w:rsidRPr="00E66B1A">
        <w:rPr>
          <w:rFonts w:ascii="Times New Roman" w:eastAsia="Times New Roman" w:hAnsi="Times New Roman" w:cs="Times New Roman"/>
          <w:sz w:val="24"/>
          <w:szCs w:val="24"/>
        </w:rPr>
        <w:t xml:space="preserve"> how </w:t>
      </w:r>
      <w:r w:rsidR="00755935" w:rsidRPr="00E66B1A">
        <w:rPr>
          <w:rFonts w:ascii="Times New Roman" w:eastAsia="Times New Roman" w:hAnsi="Times New Roman" w:cs="Times New Roman"/>
          <w:sz w:val="24"/>
          <w:szCs w:val="24"/>
        </w:rPr>
        <w:t xml:space="preserve">the </w:t>
      </w:r>
      <w:r w:rsidRPr="00E66B1A">
        <w:rPr>
          <w:rFonts w:ascii="Times New Roman" w:eastAsia="Times New Roman" w:hAnsi="Times New Roman" w:cs="Times New Roman"/>
          <w:sz w:val="24"/>
          <w:szCs w:val="24"/>
        </w:rPr>
        <w:t xml:space="preserve">source </w:t>
      </w:r>
      <w:r w:rsidR="0090466B" w:rsidRPr="00E66B1A">
        <w:rPr>
          <w:rFonts w:ascii="Times New Roman" w:eastAsia="Times New Roman" w:hAnsi="Times New Roman" w:cs="Times New Roman"/>
          <w:sz w:val="24"/>
          <w:szCs w:val="24"/>
        </w:rPr>
        <w:t xml:space="preserve">of reintroduced individuals </w:t>
      </w:r>
      <w:r w:rsidR="00592B2A" w:rsidRPr="00E66B1A">
        <w:rPr>
          <w:rFonts w:ascii="Times New Roman" w:eastAsia="Times New Roman" w:hAnsi="Times New Roman" w:cs="Times New Roman"/>
          <w:sz w:val="24"/>
          <w:szCs w:val="24"/>
        </w:rPr>
        <w:t xml:space="preserve">influences </w:t>
      </w:r>
      <w:r w:rsidRPr="00E66B1A">
        <w:rPr>
          <w:rFonts w:ascii="Times New Roman" w:eastAsia="Times New Roman" w:hAnsi="Times New Roman" w:cs="Times New Roman"/>
          <w:sz w:val="24"/>
          <w:szCs w:val="24"/>
        </w:rPr>
        <w:t>reproductive success</w:t>
      </w:r>
      <w:r w:rsidR="0090466B"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Specifically, we </w:t>
      </w:r>
      <w:r w:rsidR="00BB49C4" w:rsidRPr="00E66B1A">
        <w:rPr>
          <w:rFonts w:ascii="Times New Roman" w:eastAsia="Times New Roman" w:hAnsi="Times New Roman" w:cs="Times New Roman"/>
          <w:sz w:val="24"/>
          <w:szCs w:val="24"/>
        </w:rPr>
        <w:t>test whether</w:t>
      </w:r>
      <w:r w:rsidRPr="00E66B1A">
        <w:rPr>
          <w:rFonts w:ascii="Times New Roman" w:eastAsia="Times New Roman" w:hAnsi="Times New Roman" w:cs="Times New Roman"/>
          <w:sz w:val="24"/>
          <w:szCs w:val="24"/>
        </w:rPr>
        <w:t xml:space="preserve"> lower reproductive success of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in the wild persists among wild-born descendants</w:t>
      </w:r>
      <w:r w:rsidR="00974EE9" w:rsidRPr="00E66B1A">
        <w:rPr>
          <w:rFonts w:ascii="Times New Roman" w:eastAsia="Times New Roman" w:hAnsi="Times New Roman" w:cs="Times New Roman"/>
          <w:sz w:val="24"/>
          <w:szCs w:val="24"/>
        </w:rPr>
        <w:t xml:space="preserve"> of HOR salmon</w:t>
      </w:r>
      <w:r w:rsidRPr="00E66B1A">
        <w:rPr>
          <w:rFonts w:ascii="Times New Roman" w:eastAsia="Times New Roman" w:hAnsi="Times New Roman" w:cs="Times New Roman"/>
          <w:sz w:val="24"/>
          <w:szCs w:val="24"/>
        </w:rPr>
        <w:t xml:space="preserve">. We also </w:t>
      </w:r>
      <w:r w:rsidR="0069477C" w:rsidRPr="00E66B1A">
        <w:rPr>
          <w:rFonts w:ascii="Times New Roman" w:eastAsia="Times New Roman" w:hAnsi="Times New Roman" w:cs="Times New Roman"/>
          <w:sz w:val="24"/>
          <w:szCs w:val="24"/>
        </w:rPr>
        <w:t xml:space="preserve">compare </w:t>
      </w:r>
      <w:r w:rsidR="00BB49C4" w:rsidRPr="00E66B1A">
        <w:rPr>
          <w:rFonts w:ascii="Times New Roman" w:eastAsia="Times New Roman" w:hAnsi="Times New Roman" w:cs="Times New Roman"/>
          <w:sz w:val="24"/>
          <w:szCs w:val="24"/>
        </w:rPr>
        <w:t xml:space="preserve">the </w:t>
      </w:r>
      <w:r w:rsidRPr="00E66B1A">
        <w:rPr>
          <w:rFonts w:ascii="Times New Roman" w:eastAsia="Times New Roman" w:hAnsi="Times New Roman" w:cs="Times New Roman"/>
          <w:sz w:val="24"/>
          <w:szCs w:val="24"/>
        </w:rPr>
        <w:t xml:space="preserve">reproductive success of these wild-born hatchery descendants to that of </w:t>
      </w:r>
      <w:r w:rsidR="0069477C" w:rsidRPr="00E66B1A">
        <w:rPr>
          <w:rFonts w:ascii="Times New Roman" w:eastAsia="Times New Roman" w:hAnsi="Times New Roman" w:cs="Times New Roman"/>
          <w:sz w:val="24"/>
          <w:szCs w:val="24"/>
        </w:rPr>
        <w:t>NOR</w:t>
      </w:r>
      <w:r w:rsidRPr="00E66B1A">
        <w:rPr>
          <w:rFonts w:ascii="Times New Roman" w:eastAsia="Times New Roman" w:hAnsi="Times New Roman" w:cs="Times New Roman"/>
          <w:sz w:val="24"/>
          <w:szCs w:val="24"/>
        </w:rPr>
        <w:t xml:space="preserve"> salmon </w:t>
      </w:r>
      <w:commentRangeStart w:id="13"/>
      <w:commentRangeStart w:id="14"/>
      <w:commentRangeStart w:id="15"/>
      <w:commentRangeStart w:id="16"/>
      <w:r w:rsidR="0069477C" w:rsidRPr="00E66B1A">
        <w:rPr>
          <w:rFonts w:ascii="Times New Roman" w:eastAsia="Times New Roman" w:hAnsi="Times New Roman" w:cs="Times New Roman"/>
          <w:sz w:val="24"/>
          <w:szCs w:val="24"/>
        </w:rPr>
        <w:t>in</w:t>
      </w:r>
      <w:r w:rsidRPr="00E66B1A">
        <w:rPr>
          <w:rFonts w:ascii="Times New Roman" w:eastAsia="Times New Roman" w:hAnsi="Times New Roman" w:cs="Times New Roman"/>
          <w:sz w:val="24"/>
          <w:szCs w:val="24"/>
        </w:rPr>
        <w:t xml:space="preserve"> </w:t>
      </w:r>
      <w:r w:rsidR="0069477C" w:rsidRPr="00E66B1A">
        <w:rPr>
          <w:rFonts w:ascii="Times New Roman" w:eastAsia="Times New Roman" w:hAnsi="Times New Roman" w:cs="Times New Roman"/>
          <w:sz w:val="24"/>
          <w:szCs w:val="24"/>
        </w:rPr>
        <w:t xml:space="preserve">the </w:t>
      </w:r>
      <w:r w:rsidRPr="00E66B1A">
        <w:rPr>
          <w:rFonts w:ascii="Times New Roman" w:eastAsia="Times New Roman" w:hAnsi="Times New Roman" w:cs="Times New Roman"/>
          <w:sz w:val="24"/>
          <w:szCs w:val="24"/>
        </w:rPr>
        <w:t xml:space="preserve">McKenzie River </w:t>
      </w:r>
      <w:commentRangeEnd w:id="13"/>
      <w:r w:rsidR="00A42324" w:rsidRPr="00E66B1A">
        <w:rPr>
          <w:rStyle w:val="CommentReference"/>
          <w:rFonts w:ascii="Times New Roman" w:hAnsi="Times New Roman" w:cs="Times New Roman"/>
        </w:rPr>
        <w:commentReference w:id="13"/>
      </w:r>
      <w:commentRangeEnd w:id="14"/>
      <w:r w:rsidR="0069477C" w:rsidRPr="00E66B1A">
        <w:rPr>
          <w:rStyle w:val="CommentReference"/>
          <w:rFonts w:ascii="Times New Roman" w:hAnsi="Times New Roman" w:cs="Times New Roman"/>
        </w:rPr>
        <w:commentReference w:id="14"/>
      </w:r>
      <w:commentRangeEnd w:id="15"/>
      <w:r w:rsidR="0069477C" w:rsidRPr="00E66B1A">
        <w:rPr>
          <w:rStyle w:val="CommentReference"/>
          <w:rFonts w:ascii="Times New Roman" w:hAnsi="Times New Roman" w:cs="Times New Roman"/>
        </w:rPr>
        <w:commentReference w:id="15"/>
      </w:r>
      <w:commentRangeEnd w:id="16"/>
      <w:r w:rsidR="00755935" w:rsidRPr="00E66B1A">
        <w:rPr>
          <w:rStyle w:val="CommentReference"/>
          <w:rFonts w:ascii="Times New Roman" w:hAnsi="Times New Roman" w:cs="Times New Roman"/>
        </w:rPr>
        <w:commentReference w:id="16"/>
      </w:r>
      <w:r w:rsidRPr="00E66B1A">
        <w:rPr>
          <w:rFonts w:ascii="Times New Roman" w:eastAsia="Times New Roman" w:hAnsi="Times New Roman" w:cs="Times New Roman"/>
          <w:sz w:val="24"/>
          <w:szCs w:val="24"/>
        </w:rPr>
        <w:t>that volitionally enter the trap at the base of Cougar Dam. This latter group is representative of natural colonizers that might act to reestablish the population in absence of the dam, and provides important context for our results.</w:t>
      </w:r>
      <w:r w:rsidR="0031224E"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Finally, we examine two ecologically relevant phenoty</w:t>
      </w:r>
      <w:r w:rsidR="00971065" w:rsidRPr="00E66B1A">
        <w:rPr>
          <w:rFonts w:ascii="Times New Roman" w:eastAsia="Times New Roman" w:hAnsi="Times New Roman" w:cs="Times New Roman"/>
          <w:sz w:val="24"/>
          <w:szCs w:val="24"/>
        </w:rPr>
        <w:t>pic characteristics</w:t>
      </w:r>
      <w:r w:rsidRPr="00E66B1A">
        <w:rPr>
          <w:rFonts w:ascii="Times New Roman" w:eastAsia="Times New Roman" w:hAnsi="Times New Roman" w:cs="Times New Roman"/>
          <w:sz w:val="24"/>
          <w:szCs w:val="24"/>
        </w:rPr>
        <w:t xml:space="preserve"> of the adult offspring of reintroduced salmon, age and size at maturity.</w:t>
      </w:r>
      <w:r w:rsidR="00944CE4" w:rsidRPr="00E66B1A">
        <w:rPr>
          <w:rFonts w:ascii="Times New Roman" w:eastAsia="Times New Roman" w:hAnsi="Times New Roman" w:cs="Times New Roman"/>
          <w:sz w:val="24"/>
          <w:szCs w:val="24"/>
        </w:rPr>
        <w:t xml:space="preserve"> We </w:t>
      </w:r>
      <w:r w:rsidR="00E53515" w:rsidRPr="00E66B1A">
        <w:rPr>
          <w:rFonts w:ascii="Times New Roman" w:eastAsia="Times New Roman" w:hAnsi="Times New Roman" w:cs="Times New Roman"/>
          <w:sz w:val="24"/>
          <w:szCs w:val="24"/>
        </w:rPr>
        <w:t>conclude by</w:t>
      </w:r>
      <w:r w:rsidR="00944CE4" w:rsidRPr="00E66B1A">
        <w:rPr>
          <w:rFonts w:ascii="Times New Roman" w:eastAsia="Times New Roman" w:hAnsi="Times New Roman" w:cs="Times New Roman"/>
          <w:sz w:val="24"/>
          <w:szCs w:val="24"/>
        </w:rPr>
        <w:t xml:space="preserve"> </w:t>
      </w:r>
      <w:r w:rsidR="00E53515" w:rsidRPr="00E66B1A">
        <w:rPr>
          <w:rFonts w:ascii="Times New Roman" w:eastAsia="Times New Roman" w:hAnsi="Times New Roman" w:cs="Times New Roman"/>
          <w:sz w:val="24"/>
          <w:szCs w:val="24"/>
        </w:rPr>
        <w:t>highlighting</w:t>
      </w:r>
      <w:r w:rsidR="00944CE4" w:rsidRPr="00E66B1A">
        <w:rPr>
          <w:rFonts w:ascii="Times New Roman" w:eastAsia="Times New Roman" w:hAnsi="Times New Roman" w:cs="Times New Roman"/>
          <w:sz w:val="24"/>
          <w:szCs w:val="24"/>
        </w:rPr>
        <w:t xml:space="preserve"> </w:t>
      </w:r>
      <w:r w:rsidR="0069477C" w:rsidRPr="00E66B1A">
        <w:rPr>
          <w:rFonts w:ascii="Times New Roman" w:eastAsia="Times New Roman" w:hAnsi="Times New Roman" w:cs="Times New Roman"/>
          <w:sz w:val="24"/>
          <w:szCs w:val="24"/>
        </w:rPr>
        <w:t xml:space="preserve">that </w:t>
      </w:r>
      <w:r w:rsidR="00944CE4" w:rsidRPr="00E66B1A">
        <w:rPr>
          <w:rFonts w:ascii="Times New Roman" w:eastAsia="Times New Roman" w:hAnsi="Times New Roman" w:cs="Times New Roman"/>
          <w:sz w:val="24"/>
          <w:szCs w:val="24"/>
        </w:rPr>
        <w:t xml:space="preserve">care must be taken before </w:t>
      </w:r>
      <w:r w:rsidR="0069477C" w:rsidRPr="00E66B1A">
        <w:rPr>
          <w:rFonts w:ascii="Times New Roman" w:eastAsia="Times New Roman" w:hAnsi="Times New Roman" w:cs="Times New Roman"/>
          <w:sz w:val="24"/>
          <w:szCs w:val="24"/>
        </w:rPr>
        <w:t>extrapolating</w:t>
      </w:r>
      <w:r w:rsidR="00944CE4" w:rsidRPr="00E66B1A">
        <w:rPr>
          <w:rFonts w:ascii="Times New Roman" w:eastAsia="Times New Roman" w:hAnsi="Times New Roman" w:cs="Times New Roman"/>
          <w:sz w:val="24"/>
          <w:szCs w:val="24"/>
        </w:rPr>
        <w:t xml:space="preserve"> our results to reintroductions in other systems, or to supplementation </w:t>
      </w:r>
      <w:r w:rsidR="0069477C" w:rsidRPr="00E66B1A">
        <w:rPr>
          <w:rFonts w:ascii="Times New Roman" w:eastAsia="Times New Roman" w:hAnsi="Times New Roman" w:cs="Times New Roman"/>
          <w:sz w:val="24"/>
          <w:szCs w:val="24"/>
        </w:rPr>
        <w:t xml:space="preserve">programs in </w:t>
      </w:r>
      <w:r w:rsidR="00944CE4" w:rsidRPr="00E66B1A">
        <w:rPr>
          <w:rFonts w:ascii="Times New Roman" w:eastAsia="Times New Roman" w:hAnsi="Times New Roman" w:cs="Times New Roman"/>
          <w:sz w:val="24"/>
          <w:szCs w:val="24"/>
        </w:rPr>
        <w:t>general</w:t>
      </w:r>
      <w:r w:rsidR="00E53515" w:rsidRPr="00E66B1A">
        <w:rPr>
          <w:rFonts w:ascii="Times New Roman" w:eastAsia="Times New Roman" w:hAnsi="Times New Roman" w:cs="Times New Roman"/>
          <w:sz w:val="24"/>
          <w:szCs w:val="24"/>
        </w:rPr>
        <w:t>.</w:t>
      </w:r>
    </w:p>
    <w:p w14:paraId="4A40343A" w14:textId="77777777" w:rsidR="0068209D" w:rsidRPr="00E66B1A" w:rsidRDefault="0068209D" w:rsidP="003D0273">
      <w:pPr>
        <w:spacing w:after="120" w:line="360" w:lineRule="auto"/>
        <w:ind w:firstLine="720"/>
        <w:rPr>
          <w:rFonts w:ascii="Times New Roman" w:eastAsia="Times New Roman" w:hAnsi="Times New Roman" w:cs="Times New Roman"/>
          <w:sz w:val="24"/>
          <w:szCs w:val="24"/>
        </w:rPr>
      </w:pPr>
    </w:p>
    <w:p w14:paraId="1C206984"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227CBBA1"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2636DEB0" w14:textId="77777777" w:rsidR="0068209D" w:rsidRPr="00E66B1A" w:rsidRDefault="0068209D" w:rsidP="003D0273">
      <w:pPr>
        <w:spacing w:after="120" w:line="360" w:lineRule="auto"/>
        <w:rPr>
          <w:rFonts w:ascii="Times New Roman" w:eastAsia="Times New Roman" w:hAnsi="Times New Roman" w:cs="Times New Roman"/>
          <w:sz w:val="24"/>
          <w:szCs w:val="24"/>
        </w:rPr>
      </w:pPr>
    </w:p>
    <w:p w14:paraId="2209DF8E"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6FD2075A"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17" w:name="_ggusqcrdwdwq" w:colFirst="0" w:colLast="0"/>
      <w:bookmarkEnd w:id="17"/>
      <w:r w:rsidRPr="00E66B1A">
        <w:rPr>
          <w:rFonts w:ascii="Times New Roman" w:hAnsi="Times New Roman" w:cs="Times New Roman"/>
        </w:rPr>
        <w:br w:type="page"/>
      </w:r>
    </w:p>
    <w:p w14:paraId="6770ED72"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18" w:name="_oc00i1ro9zym" w:colFirst="0" w:colLast="0"/>
      <w:bookmarkEnd w:id="18"/>
      <w:r w:rsidRPr="00E66B1A">
        <w:rPr>
          <w:rFonts w:ascii="Times New Roman" w:eastAsia="Times New Roman" w:hAnsi="Times New Roman" w:cs="Times New Roman"/>
          <w:b/>
          <w:sz w:val="24"/>
          <w:szCs w:val="24"/>
          <w:u w:val="single"/>
        </w:rPr>
        <w:lastRenderedPageBreak/>
        <w:t>Methods</w:t>
      </w:r>
    </w:p>
    <w:p w14:paraId="72522207" w14:textId="77777777" w:rsidR="0068209D" w:rsidRPr="00E66B1A" w:rsidRDefault="00042B1D" w:rsidP="003D0273">
      <w:pPr>
        <w:pStyle w:val="Heading2"/>
        <w:keepNext w:val="0"/>
        <w:keepLines w:val="0"/>
        <w:spacing w:after="120" w:line="360" w:lineRule="auto"/>
      </w:pPr>
      <w:bookmarkStart w:id="19" w:name="_2ql6djg6ikey" w:colFirst="0" w:colLast="0"/>
      <w:bookmarkEnd w:id="19"/>
      <w:r w:rsidRPr="00E66B1A">
        <w:t>Reproducible Research</w:t>
      </w:r>
    </w:p>
    <w:p w14:paraId="53F04ACC" w14:textId="078F1C41" w:rsidR="0068209D" w:rsidRPr="00E66B1A" w:rsidRDefault="00042B1D" w:rsidP="003D0273">
      <w:pPr>
        <w:spacing w:after="120" w:line="360" w:lineRule="auto"/>
        <w:rPr>
          <w:rFonts w:ascii="Times New Roman" w:hAnsi="Times New Roman" w:cs="Times New Roman"/>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Detailed logs and all data from this study are available at a github repository,</w:t>
      </w:r>
      <w:hyperlink r:id="rId13">
        <w:r w:rsidRPr="00E66B1A">
          <w:rPr>
            <w:rFonts w:ascii="Times New Roman" w:eastAsia="Times New Roman" w:hAnsi="Times New Roman" w:cs="Times New Roman"/>
            <w:sz w:val="24"/>
            <w:szCs w:val="24"/>
          </w:rPr>
          <w:t xml:space="preserve"> </w:t>
        </w:r>
      </w:hyperlink>
      <w:hyperlink r:id="rId14">
        <w:r w:rsidRPr="00E66B1A">
          <w:rPr>
            <w:rFonts w:ascii="Times New Roman" w:eastAsia="Times New Roman" w:hAnsi="Times New Roman" w:cs="Times New Roman"/>
            <w:color w:val="1F497D" w:themeColor="text2"/>
            <w:sz w:val="24"/>
            <w:szCs w:val="24"/>
            <w:u w:val="single"/>
          </w:rPr>
          <w:t>https://github.com/david-dayan/mckenzie_naturalization</w:t>
        </w:r>
      </w:hyperlink>
      <w:r w:rsidRPr="00E66B1A">
        <w:rPr>
          <w:rFonts w:ascii="Times New Roman" w:eastAsia="Times New Roman" w:hAnsi="Times New Roman" w:cs="Times New Roman"/>
          <w:sz w:val="24"/>
          <w:szCs w:val="24"/>
        </w:rPr>
        <w:t xml:space="preserve"> and archived at zenodo with a stable identifier (</w:t>
      </w:r>
      <w:hyperlink r:id="rId15" w:history="1">
        <w:r w:rsidR="00D4262C" w:rsidRPr="00E66B1A">
          <w:rPr>
            <w:rStyle w:val="Hyperlink"/>
            <w:rFonts w:ascii="Times New Roman" w:hAnsi="Times New Roman" w:cs="Times New Roman"/>
            <w:color w:val="1F497D" w:themeColor="text2"/>
            <w:sz w:val="24"/>
            <w:szCs w:val="24"/>
            <w:shd w:val="clear" w:color="auto" w:fill="FFFFFF"/>
          </w:rPr>
          <w:t>DOI: 10.5281/zenodo.8097487</w:t>
        </w:r>
      </w:hyperlink>
      <w:r w:rsidRPr="00E66B1A">
        <w:rPr>
          <w:rFonts w:ascii="Times New Roman" w:eastAsia="Times New Roman" w:hAnsi="Times New Roman" w:cs="Times New Roman"/>
          <w:sz w:val="24"/>
          <w:szCs w:val="24"/>
        </w:rPr>
        <w:t>). An R notebook containing narrative logs of all analyses with integrated code, results</w:t>
      </w:r>
      <w:r w:rsidR="00C00251"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and commentary are available as supplementary files.</w:t>
      </w:r>
    </w:p>
    <w:p w14:paraId="44724F72"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705EB25C" w14:textId="77777777" w:rsidR="0068209D" w:rsidRPr="00E66B1A" w:rsidRDefault="00042B1D" w:rsidP="003D0273">
      <w:pPr>
        <w:pStyle w:val="Heading2"/>
        <w:spacing w:after="120" w:line="360" w:lineRule="auto"/>
      </w:pPr>
      <w:bookmarkStart w:id="20" w:name="_flrqw1yjwik8" w:colFirst="0" w:colLast="0"/>
      <w:bookmarkEnd w:id="20"/>
      <w:r w:rsidRPr="00E66B1A">
        <w:t>Study System</w:t>
      </w:r>
    </w:p>
    <w:p w14:paraId="7BED6D7A" w14:textId="428E2BC9"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Spring Chinook salmon in the Upper Willamette River are listed as a threatened evolutionarily significant unit (ESU) under the U.S. Endangered Species Act (ESA)</w:t>
      </w:r>
      <w:r w:rsidR="00E53515" w:rsidRPr="00E66B1A">
        <w:rPr>
          <w:rFonts w:ascii="Times New Roman" w:eastAsia="Times New Roman" w:hAnsi="Times New Roman" w:cs="Times New Roman"/>
          <w:sz w:val="24"/>
          <w:szCs w:val="24"/>
        </w:rPr>
        <w:t xml:space="preserve"> </w:t>
      </w:r>
      <w:r w:rsidR="005521D4" w:rsidRPr="00E66B1A">
        <w:rPr>
          <w:rFonts w:ascii="Times New Roman" w:eastAsia="Times New Roman" w:hAnsi="Times New Roman" w:cs="Times New Roman"/>
          <w:sz w:val="24"/>
          <w:szCs w:val="24"/>
        </w:rPr>
        <w:fldChar w:fldCharType="begin"/>
      </w:r>
      <w:r w:rsidR="005521D4" w:rsidRPr="00E66B1A">
        <w:rPr>
          <w:rFonts w:ascii="Times New Roman" w:eastAsia="Times New Roman" w:hAnsi="Times New Roman" w:cs="Times New Roman"/>
          <w:sz w:val="24"/>
          <w:szCs w:val="24"/>
        </w:rPr>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5521D4" w:rsidRPr="00E66B1A">
        <w:rPr>
          <w:rFonts w:ascii="Times New Roman" w:eastAsia="Times New Roman" w:hAnsi="Times New Roman" w:cs="Times New Roman"/>
          <w:sz w:val="24"/>
          <w:szCs w:val="24"/>
        </w:rPr>
        <w:fldChar w:fldCharType="separate"/>
      </w:r>
      <w:r w:rsidR="005521D4" w:rsidRPr="00E66B1A">
        <w:rPr>
          <w:rFonts w:ascii="Times New Roman" w:eastAsia="Times New Roman" w:hAnsi="Times New Roman" w:cs="Times New Roman"/>
          <w:noProof/>
          <w:sz w:val="24"/>
          <w:szCs w:val="24"/>
        </w:rPr>
        <w:t>(NMFS 1999)</w:t>
      </w:r>
      <w:r w:rsidR="005521D4"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The McKenzie River, a tributary of the Upper Willamette River, historically supported one of the largest populations of spring Chinook salmon and currently supports a large proportion of the natural</w:t>
      </w:r>
      <w:r w:rsidR="0031224E" w:rsidRPr="00E66B1A">
        <w:rPr>
          <w:rFonts w:ascii="Times New Roman" w:eastAsia="Times New Roman" w:hAnsi="Times New Roman" w:cs="Times New Roman"/>
          <w:sz w:val="24"/>
          <w:szCs w:val="24"/>
        </w:rPr>
        <w:t>ly produced</w:t>
      </w:r>
      <w:r w:rsidRPr="00E66B1A">
        <w:rPr>
          <w:rFonts w:ascii="Times New Roman" w:eastAsia="Times New Roman" w:hAnsi="Times New Roman" w:cs="Times New Roman"/>
          <w:sz w:val="24"/>
          <w:szCs w:val="24"/>
        </w:rPr>
        <w:t xml:space="preserve"> spring Chinook salmon in the </w:t>
      </w:r>
      <w:r w:rsidR="0069477C" w:rsidRPr="00E66B1A">
        <w:rPr>
          <w:rFonts w:ascii="Times New Roman" w:eastAsia="Times New Roman" w:hAnsi="Times New Roman" w:cs="Times New Roman"/>
          <w:sz w:val="24"/>
          <w:szCs w:val="24"/>
        </w:rPr>
        <w:t xml:space="preserve">upper </w:t>
      </w:r>
      <w:r w:rsidRPr="00E66B1A">
        <w:rPr>
          <w:rFonts w:ascii="Times New Roman" w:eastAsia="Times New Roman" w:hAnsi="Times New Roman" w:cs="Times New Roman"/>
          <w:sz w:val="24"/>
          <w:szCs w:val="24"/>
        </w:rPr>
        <w:t xml:space="preserve">Willamette Basin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&lt;EndNote&gt;&lt;Cite&gt;&lt;Author&gt;McElhany&lt;/Author&gt;&lt;Year&gt;2007&lt;/Year&gt;&lt;RecNum&gt;1564&lt;/RecNum&gt;&lt;DisplayText&gt;(McElhany et al. 2007; Johnson and Friesen 2010)&lt;/DisplayText&gt;&lt;record&gt;&lt;rec-number&gt;1564&lt;/rec-number&gt;&lt;foreign-keys&gt;&lt;key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Cite&gt;&lt;Author&gt;Johnson&lt;/Author&gt;&lt;Year&gt;2010&lt;/Year&gt;&lt;RecNum&gt;1565&lt;/RecNum&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(McElhany et al. 2007; Johnson and Friesen 2010)</w:t>
      </w:r>
      <w:r w:rsidR="00CF5393"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t>
      </w:r>
      <w:r w:rsidR="00724C61" w:rsidRPr="00E66B1A">
        <w:rPr>
          <w:rFonts w:ascii="Times New Roman" w:eastAsia="Times New Roman" w:hAnsi="Times New Roman" w:cs="Times New Roman"/>
          <w:sz w:val="24"/>
          <w:szCs w:val="24"/>
        </w:rPr>
        <w:t>In recent years, spring Chinook salmon recorded in the</w:t>
      </w:r>
      <w:r w:rsidRPr="00E66B1A">
        <w:rPr>
          <w:rFonts w:ascii="Times New Roman" w:eastAsia="Times New Roman" w:hAnsi="Times New Roman" w:cs="Times New Roman"/>
          <w:sz w:val="24"/>
          <w:szCs w:val="24"/>
        </w:rPr>
        <w:t xml:space="preserve"> McKenzie River </w:t>
      </w:r>
      <w:r w:rsidR="00724C61" w:rsidRPr="00E66B1A">
        <w:rPr>
          <w:rFonts w:ascii="Times New Roman" w:eastAsia="Times New Roman" w:hAnsi="Times New Roman" w:cs="Times New Roman"/>
          <w:sz w:val="24"/>
          <w:szCs w:val="24"/>
        </w:rPr>
        <w:t>have included a</w:t>
      </w:r>
      <w:r w:rsidRPr="00E66B1A">
        <w:rPr>
          <w:rFonts w:ascii="Times New Roman" w:eastAsia="Times New Roman" w:hAnsi="Times New Roman" w:cs="Times New Roman"/>
          <w:sz w:val="24"/>
          <w:szCs w:val="24"/>
        </w:rPr>
        <w:t xml:space="preserve"> proportion of hatchery-origin spawners (pHOS) ranging from </w:t>
      </w:r>
      <w:r w:rsidR="003D0273">
        <w:rPr>
          <w:rFonts w:ascii="Times New Roman" w:eastAsia="Times New Roman" w:hAnsi="Times New Roman" w:cs="Times New Roman"/>
          <w:sz w:val="24"/>
          <w:szCs w:val="24"/>
        </w:rPr>
        <w:t>16 – 31</w:t>
      </w:r>
      <w:r w:rsidRPr="00E66B1A">
        <w:rPr>
          <w:rFonts w:ascii="Times New Roman" w:eastAsia="Times New Roman" w:hAnsi="Times New Roman" w:cs="Times New Roman"/>
          <w:sz w:val="24"/>
          <w:szCs w:val="24"/>
        </w:rPr>
        <w:t>% in the upper reaches of the mainstem</w:t>
      </w:r>
      <w:r w:rsidR="003D0273">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w:t>
      </w:r>
      <w:r w:rsidR="003D0273">
        <w:rPr>
          <w:rFonts w:ascii="Times New Roman" w:eastAsia="Times New Roman" w:hAnsi="Times New Roman" w:cs="Times New Roman"/>
          <w:sz w:val="24"/>
          <w:szCs w:val="24"/>
        </w:rPr>
        <w:t>and consistently greater than 6</w:t>
      </w:r>
      <w:r w:rsidRPr="00E66B1A">
        <w:rPr>
          <w:rFonts w:ascii="Times New Roman" w:eastAsia="Times New Roman" w:hAnsi="Times New Roman" w:cs="Times New Roman"/>
          <w:sz w:val="24"/>
          <w:szCs w:val="24"/>
        </w:rPr>
        <w:t>7% in lower reaches</w:t>
      </w:r>
      <w:r w:rsidR="00CF5393" w:rsidRPr="00E66B1A">
        <w:rPr>
          <w:rFonts w:ascii="Times New Roman" w:eastAsia="Times New Roman" w:hAnsi="Times New Roman" w:cs="Times New Roman"/>
          <w:sz w:val="24"/>
          <w:szCs w:val="24"/>
        </w:rPr>
        <w:t xml:space="preserve">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&lt;EndNote&gt;&lt;Cite&gt;&lt;Author&gt;Bowerman&lt;/Author&gt;&lt;Year&gt;2018&lt;/Year&gt;&lt;RecNum&gt;1526&lt;/RecNum&gt;&lt;DisplayText&gt;(Bowerman et al. 2018; Whitman 2022)&lt;/DisplayText&gt;&lt;record&gt;&lt;rec-number&gt;1526&lt;/rec-number&gt;&lt;foreign-keys&gt;&lt;key app="EN" db-id="fstdwt0t3xzrskewzvmxpsf80xx25990rfrd" timestamp="1659385829"&gt;1526&lt;/key&gt;&lt;key app="ENWeb" db-id=""&gt;0&lt;/key&gt;&lt;/foreign-keys&gt;&lt;ref-type name="Journal Article"&gt;17&lt;/ref-type&gt;&lt;contributors&gt;&lt;authors&gt;&lt;author&gt;Bowerman, Tracy&lt;/author&gt;&lt;author&gt;Roumasset, Adrienne&lt;/author&gt;&lt;author&gt;Keefer, Matthew L.&lt;/author&gt;&lt;author&gt;Sharpe, Cameron S.&lt;/author&gt;&lt;author&gt;Caudill, Christopher C.&lt;/author&gt;&lt;/authors&gt;&lt;/contributors&gt;&lt;titles&gt;&lt;title&gt;Prespawn Mortality of Female Chinook Salmon Increases with Water Temperature and Percent Hatchery Origin&lt;/title&gt;&lt;secondary-title&gt;Transactions of the American Fisheries Society&lt;/secondary-title&gt;&lt;/titles&gt;&lt;periodical&gt;&lt;full-title&gt;Transactions of the American Fisheries Society&lt;/full-title&gt;&lt;/periodical&gt;&lt;pages&gt;31-42&lt;/pages&gt;&lt;volume&gt;147&lt;/volume&gt;&lt;number&gt;1&lt;/number&gt;&lt;section&gt;31&lt;/section&gt;&lt;dates&gt;&lt;year&gt;2018&lt;/year&gt;&lt;/dates&gt;&lt;isbn&gt;0002-8487&amp;#xD;1548-8659&lt;/isbn&gt;&lt;urls&gt;&lt;/urls&gt;&lt;electronic-resource-num&gt;10.1002/tafs.10022&lt;/electronic-resource-num&gt;&lt;/record&gt;&lt;/Cite&gt;&lt;Cite&gt;&lt;Author&gt;Whitman&lt;/Author&gt;&lt;Year&gt;2022&lt;/Year&gt;&lt;RecNum&gt;1781&lt;/RecNum&gt;&lt;record&gt;&lt;rec-number&gt;1781&lt;/rec-number&gt;&lt;foreign-keys&gt;&lt;key app="EN" db-id="fstdwt0t3xzrskewzvmxpsf80xx25990rfrd" timestamp="1687993752"&gt;1781&lt;/key&gt;&lt;/foreign-keys&gt;&lt;ref-type name="Journal Article"&gt;17&lt;/ref-type&gt;&lt;contributors&gt;&lt;authors&gt;&lt;author&gt;Whitman, L.D.; Cannon, B.; Hogansen, M.; Debow, B.&lt;/author&gt;&lt;/authors&gt;&lt;/contributors&gt;&lt;titles&gt;&lt;title&gt;Monitoring for Spring Chinook Salmon in the Upper Willamette Basin, 2018-2021&lt;/title&gt;&lt;secondary-title&gt;ODFW Science Bulletin&lt;/secondary-title&gt;&lt;/titles&gt;&lt;periodical&gt;&lt;full-title&gt;ODFW Science Bulletin&lt;/full-title&gt;&lt;/periodical&gt;&lt;volume&gt;2022&lt;/volume&gt;&lt;number&gt;3&lt;/number&gt;&lt;dates&gt;&lt;year&gt;2022&lt;/year&gt;&lt;/dates&gt;&lt;urls&gt;&lt;/urls&gt;&lt;/record&gt;&lt;/Cite&gt;&lt;/EndNote&gt;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(Bowerman et al. 2018; Whitman 2022)</w:t>
      </w:r>
      <w:r w:rsidR="00CF5393" w:rsidRPr="00E66B1A">
        <w:rPr>
          <w:rFonts w:ascii="Times New Roman" w:eastAsia="Times New Roman" w:hAnsi="Times New Roman" w:cs="Times New Roman"/>
          <w:sz w:val="24"/>
          <w:szCs w:val="24"/>
        </w:rPr>
        <w:fldChar w:fldCharType="end"/>
      </w:r>
      <w:r w:rsidR="00CF5393"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Since hatchery operations began in the late 19</w:t>
      </w:r>
      <w:r w:rsidRPr="00E66B1A">
        <w:rPr>
          <w:rFonts w:ascii="Times New Roman" w:eastAsia="Times New Roman" w:hAnsi="Times New Roman" w:cs="Times New Roman"/>
          <w:sz w:val="24"/>
          <w:szCs w:val="24"/>
          <w:vertAlign w:val="superscript"/>
        </w:rPr>
        <w:t>th</w:t>
      </w:r>
      <w:r w:rsidRPr="00E66B1A">
        <w:rPr>
          <w:rFonts w:ascii="Times New Roman" w:eastAsia="Times New Roman" w:hAnsi="Times New Roman" w:cs="Times New Roman"/>
          <w:sz w:val="24"/>
          <w:szCs w:val="24"/>
        </w:rPr>
        <w:t xml:space="preserve"> century, incorporation of non-Willamette basin salmon into </w:t>
      </w:r>
      <w:r w:rsidR="00C00251" w:rsidRPr="00E66B1A">
        <w:rPr>
          <w:rFonts w:ascii="Times New Roman" w:eastAsia="Times New Roman" w:hAnsi="Times New Roman" w:cs="Times New Roman"/>
          <w:sz w:val="24"/>
          <w:szCs w:val="24"/>
        </w:rPr>
        <w:t xml:space="preserve">the </w:t>
      </w:r>
      <w:r w:rsidR="00724C61" w:rsidRPr="00E66B1A">
        <w:rPr>
          <w:rFonts w:ascii="Times New Roman" w:eastAsia="Times New Roman" w:hAnsi="Times New Roman" w:cs="Times New Roman"/>
          <w:sz w:val="24"/>
          <w:szCs w:val="24"/>
        </w:rPr>
        <w:t xml:space="preserve">McKenzie River </w:t>
      </w:r>
      <w:r w:rsidRPr="00E66B1A">
        <w:rPr>
          <w:rFonts w:ascii="Times New Roman" w:eastAsia="Times New Roman" w:hAnsi="Times New Roman" w:cs="Times New Roman"/>
          <w:sz w:val="24"/>
          <w:szCs w:val="24"/>
        </w:rPr>
        <w:t xml:space="preserve">broodstock is thought to be rare, but frequent stock transfers within the Willamette Basin likely reduced differentiation among sub-basins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&lt;EndNote&gt;&lt;Cite&gt;&lt;Author&gt;Myers&lt;/Author&gt;&lt;Year&gt;2006&lt;/Year&gt;&lt;RecNum&gt;1750&lt;/RecNum&gt;&lt;DisplayText&gt;(Myers 2006; Johnson and Friesen 2010)&lt;/DisplayText&gt;&lt;record&gt;&lt;rec-number&gt;1750&lt;/rec-number&gt;&lt;foreign-keys&gt;&lt;key app="EN" db-id="fstdwt0t3xzrskewzvmxpsf80xx25990rfrd" timestamp="1685728917"&gt;1750&lt;/key&gt;&lt;/foreign-keys&gt;&lt;ref-type name="Journal Article"&gt;17&lt;/ref-type&gt;&lt;contributors&gt;&lt;authors&gt;&lt;author&gt;Myers, J. C.; Busack, D.; Rawding, A.; Marshall, D.; Teel, D.;  Van Doornik, M.; Maher, M. T. &lt;/author&gt;&lt;/authors&gt;&lt;/contributors&gt;&lt;titles&gt;&lt;title&gt;Historical population structure of Pacific salmonids in the Willamette River and lower Columbia River basins.&lt;/title&gt;&lt;secondary-title&gt;NOAA Technical Memorandum NMFS-NWFSC-73.&lt;/secondary-title&gt;&lt;/titles&gt;&lt;periodical&gt;&lt;full-title&gt;NOAA Technical Memorandum NMFS-NWFSC-73.&lt;/full-title&gt;&lt;/periodical&gt;&lt;dates&gt;&lt;year&gt;2006&lt;/year&gt;&lt;/dates&gt;&lt;urls&gt;&lt;/urls&gt;&lt;/record&gt;&lt;/Cite&gt;&lt;Cite&gt;&lt;Author&gt;Johnson&lt;/Author&gt;&lt;Year&gt;2010&lt;/Year&gt;&lt;RecNum&gt;1565&lt;/RecNum&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(Myers 2006; Johnson and Friesen 2010)</w:t>
      </w:r>
      <w:r w:rsidR="00CF5393"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For much of the 20</w:t>
      </w:r>
      <w:r w:rsidRPr="00E66B1A">
        <w:rPr>
          <w:rFonts w:ascii="Times New Roman" w:eastAsia="Times New Roman" w:hAnsi="Times New Roman" w:cs="Times New Roman"/>
          <w:sz w:val="24"/>
          <w:szCs w:val="24"/>
          <w:vertAlign w:val="superscript"/>
        </w:rPr>
        <w:t>th</w:t>
      </w:r>
      <w:r w:rsidRPr="00E66B1A">
        <w:rPr>
          <w:rFonts w:ascii="Times New Roman" w:eastAsia="Times New Roman" w:hAnsi="Times New Roman" w:cs="Times New Roman"/>
          <w:sz w:val="24"/>
          <w:szCs w:val="24"/>
        </w:rPr>
        <w:t xml:space="preserve"> century, hatchery operations on the McKenzie used a mixed broodstock consisting of Middle Fork Willamette and McKenzie stocks, </w:t>
      </w:r>
      <w:r w:rsidR="00724C61" w:rsidRPr="00E66B1A">
        <w:rPr>
          <w:rFonts w:ascii="Times New Roman" w:eastAsia="Times New Roman" w:hAnsi="Times New Roman" w:cs="Times New Roman"/>
          <w:sz w:val="24"/>
          <w:szCs w:val="24"/>
        </w:rPr>
        <w:t xml:space="preserve">but </w:t>
      </w:r>
      <w:r w:rsidRPr="00E66B1A">
        <w:rPr>
          <w:rFonts w:ascii="Times New Roman" w:eastAsia="Times New Roman" w:hAnsi="Times New Roman" w:cs="Times New Roman"/>
          <w:sz w:val="24"/>
          <w:szCs w:val="24"/>
        </w:rPr>
        <w:t>only McKenzie Basin fish have been used as broodstock</w:t>
      </w:r>
      <w:r w:rsidR="00724C61" w:rsidRPr="00E66B1A">
        <w:rPr>
          <w:rFonts w:ascii="Times New Roman" w:eastAsia="Times New Roman" w:hAnsi="Times New Roman" w:cs="Times New Roman"/>
          <w:sz w:val="24"/>
          <w:szCs w:val="24"/>
        </w:rPr>
        <w:t xml:space="preserve"> since 1990 </w:t>
      </w:r>
      <w:r w:rsidR="00724C61" w:rsidRPr="00E66B1A">
        <w:rPr>
          <w:rFonts w:ascii="Times New Roman" w:eastAsia="Times New Roman" w:hAnsi="Times New Roman" w:cs="Times New Roman"/>
          <w:sz w:val="24"/>
          <w:szCs w:val="24"/>
        </w:rPr>
        <w:fldChar w:fldCharType="begin"/>
      </w:r>
      <w:r w:rsidR="00724C61" w:rsidRPr="00E66B1A">
        <w:rPr>
          <w:rFonts w:ascii="Times New Roman" w:eastAsia="Times New Roman" w:hAnsi="Times New Roman" w:cs="Times New Roman"/>
          <w:sz w:val="24"/>
          <w:szCs w:val="24"/>
        </w:rPr>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724C61" w:rsidRPr="00E66B1A">
        <w:rPr>
          <w:rFonts w:ascii="Times New Roman" w:eastAsia="Times New Roman" w:hAnsi="Times New Roman" w:cs="Times New Roman"/>
          <w:sz w:val="24"/>
          <w:szCs w:val="24"/>
        </w:rPr>
        <w:fldChar w:fldCharType="separate"/>
      </w:r>
      <w:r w:rsidR="00724C61" w:rsidRPr="00E66B1A">
        <w:rPr>
          <w:rFonts w:ascii="Times New Roman" w:eastAsia="Times New Roman" w:hAnsi="Times New Roman" w:cs="Times New Roman"/>
          <w:noProof/>
          <w:sz w:val="24"/>
          <w:szCs w:val="24"/>
        </w:rPr>
        <w:t>(Johnson and Friesen 2010)</w:t>
      </w:r>
      <w:r w:rsidR="00724C61"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The proportion of </w:t>
      </w:r>
      <w:r w:rsidR="00724C61" w:rsidRPr="00E66B1A">
        <w:rPr>
          <w:rFonts w:ascii="Times New Roman" w:eastAsia="Times New Roman" w:hAnsi="Times New Roman" w:cs="Times New Roman"/>
          <w:sz w:val="24"/>
          <w:szCs w:val="24"/>
        </w:rPr>
        <w:t>NOR</w:t>
      </w:r>
      <w:r w:rsidRPr="00E66B1A">
        <w:rPr>
          <w:rFonts w:ascii="Times New Roman" w:eastAsia="Times New Roman" w:hAnsi="Times New Roman" w:cs="Times New Roman"/>
          <w:sz w:val="24"/>
          <w:szCs w:val="24"/>
        </w:rPr>
        <w:t xml:space="preserve"> salmon integrated into broodstock has varied between years, with an average of 5% between 2006 and 2012 and a current target rate of 10-30%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&lt;EndNote&gt;&lt;Cite&gt;&lt;Author&gt;Johnson&lt;/Author&gt;&lt;Year&gt;2014&lt;/Year&gt;&lt;RecNum&gt;1581&lt;/RecNum&gt;&lt;DisplayText&gt;(Johnson and Friesen 2014; ODFW and USACE 2019)&lt;/DisplayText&gt;&lt;record&gt;&lt;rec-number&gt;1581&lt;/rec-number&gt;&lt;foreign-keys&gt;&lt;key app="EN" db-id="fstdwt0t3xzrskewzvmxpsf80xx25990rfrd" timestamp="1671160212"&gt;1581&lt;/key&gt;&lt;key app="ENWeb" db-id=""&gt;0&lt;/key&gt;&lt;/foreign-keys&gt;&lt;ref-type name="Journal Article"&gt;17&lt;/ref-type&gt;&lt;contributors&gt;&lt;authors&gt;&lt;author&gt;Johnson, Marc A.&lt;/author&gt;&lt;author&gt;Friesen, Thomas A.&lt;/author&gt;&lt;/authors&gt;&lt;/contributors&gt;&lt;titles&gt;&lt;title&gt;Genetic Diversity and Population Structure of Spring Chinook Salmon from the Upper Willamette River, Oregon&lt;/title&gt;&lt;secondary-title&gt;North American Journal of Fisheries Management&lt;/secondary-title&gt;&lt;/titles&gt;&lt;periodical&gt;&lt;full-title&gt;North American Journal of Fisheries Management&lt;/full-title&gt;&lt;/periodical&gt;&lt;pages&gt;853-862&lt;/pages&gt;&lt;volume&gt;34&lt;/volume&gt;&lt;number&gt;4&lt;/number&gt;&lt;section&gt;853&lt;/section&gt;&lt;dates&gt;&lt;year&gt;2014&lt;/year&gt;&lt;/dates&gt;&lt;isbn&gt;0275-5947&amp;#xD;1548-8675&lt;/isbn&gt;&lt;urls&gt;&lt;/urls&gt;&lt;electronic-resource-num&gt;10.1080/02755947.2014.920739&lt;/electronic-resource-num&gt;&lt;/record&gt;&lt;/Cite&gt;&lt;Cite&gt;&lt;Author&gt;ODFW&lt;/Author&gt;&lt;Year&gt;2019&lt;/Year&gt;&lt;RecNum&gt;1678&lt;/RecNum&gt;&lt;record&gt;&lt;rec-number&gt;1678&lt;/rec-number&gt;&lt;foreign-keys&gt;&lt;key app="EN" db-id="fstdwt0t3xzrskewzvmxpsf80xx25990rfrd" timestamp="1676947913"&gt;1678&lt;/key&gt;&lt;/foreign-keys&gt;&lt;ref-type name="Journal Article"&gt;17&lt;/ref-type&gt;&lt;contributors&gt;&lt;authors&gt;&lt;author&gt;ODFW&lt;/author&gt;&lt;author&gt;USACE&lt;/author&gt;&lt;/authors&gt;&lt;/contributors&gt;&lt;titles&gt;&lt;title&gt;Hatchery and Genetic Management Plan: McKenzie River Spring Chinook Salmon&lt;/title&gt;&lt;/titles&gt;&lt;dates&gt;&lt;year&gt;2019&lt;/year&gt;&lt;/dates&gt;&lt;urls&gt;&lt;related-urls&gt;&lt;url&gt;https://www.dfw.state.or.us/fish/hgmp/docs/2022/NMFS-Approved%20McKenzie%20spring%20Chinook%20HGMP%20May%202019.pdf&lt;/url&gt;&lt;/related-urls&gt;&lt;/urls&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(Johnson and Friesen 2014; ODFW and USACE 2019)</w:t>
      </w:r>
      <w:r w:rsidR="00CF5393"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Within the Willamette Basin, </w:t>
      </w:r>
      <w:r w:rsidR="00724C61" w:rsidRPr="00E66B1A">
        <w:rPr>
          <w:rFonts w:ascii="Times New Roman" w:eastAsia="Times New Roman" w:hAnsi="Times New Roman" w:cs="Times New Roman"/>
          <w:sz w:val="24"/>
          <w:szCs w:val="24"/>
        </w:rPr>
        <w:t>HOR spring Chinook salmon</w:t>
      </w:r>
      <w:r w:rsidRPr="00E66B1A">
        <w:rPr>
          <w:rFonts w:ascii="Times New Roman" w:eastAsia="Times New Roman" w:hAnsi="Times New Roman" w:cs="Times New Roman"/>
          <w:sz w:val="24"/>
          <w:szCs w:val="24"/>
        </w:rPr>
        <w:t xml:space="preserve"> are most similar to </w:t>
      </w:r>
      <w:r w:rsidR="00724C61" w:rsidRPr="00E66B1A">
        <w:rPr>
          <w:rFonts w:ascii="Times New Roman" w:eastAsia="Times New Roman" w:hAnsi="Times New Roman" w:cs="Times New Roman"/>
          <w:sz w:val="24"/>
          <w:szCs w:val="24"/>
        </w:rPr>
        <w:t xml:space="preserve">NOR conspecifics from the same </w:t>
      </w:r>
      <w:r w:rsidRPr="00E66B1A">
        <w:rPr>
          <w:rFonts w:ascii="Times New Roman" w:eastAsia="Times New Roman" w:hAnsi="Times New Roman" w:cs="Times New Roman"/>
          <w:sz w:val="24"/>
          <w:szCs w:val="24"/>
        </w:rPr>
        <w:t xml:space="preserve">sub-basin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&lt;EndNote&gt;&lt;Cite&gt;&lt;Author&gt;Johnson&lt;/Author&gt;&lt;Year&gt;2014&lt;/Year&gt;&lt;RecNum&gt;1581&lt;/RecNum&gt;&lt;DisplayText&gt;(Johnson and Friesen 2014)&lt;/DisplayText&gt;&lt;record&gt;&lt;rec-number&gt;1581&lt;/rec-number&gt;&lt;foreign-keys&gt;&lt;key app="EN" db-id="fstdwt0t3xzrskewzvmxpsf80xx25990rfrd" timestamp="1671160212"&gt;1581&lt;/key&gt;&lt;key app="ENWeb" db-id=""&gt;0&lt;/key&gt;&lt;/foreign-keys&gt;&lt;ref-type name="Journal Article"&gt;17&lt;/ref-type&gt;&lt;contributors&gt;&lt;authors&gt;&lt;author&gt;Johnson, Marc A.&lt;/author&gt;&lt;author&gt;Friesen, Thomas A.&lt;/author&gt;&lt;/authors&gt;&lt;/contributors&gt;&lt;titles&gt;&lt;title&gt;Genetic Diversity and Population Structure of Spring Chinook Salmon from the Upper Willamette River, Oregon&lt;/title&gt;&lt;secondary-title&gt;North American Journal of Fisheries Management&lt;/secondary-title&gt;&lt;/titles&gt;&lt;periodical&gt;&lt;full-title&gt;North American Journal of Fisheries Management&lt;/full-title&gt;&lt;/periodical&gt;&lt;pages&gt;853-862&lt;/pages&gt;&lt;volume&gt;34&lt;/volume&gt;&lt;number&gt;4&lt;/number&gt;&lt;section&gt;853&lt;/section&gt;&lt;dates&gt;&lt;year&gt;2014&lt;/year&gt;&lt;/dates&gt;&lt;isbn&gt;0275-5947&amp;#xD;1548-8675&lt;/isbn&gt;&lt;urls&gt;&lt;/urls&gt;&lt;electronic-resource-num&gt;10.1080/02755947.2014.920739&lt;/electronic-resource-num&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(Johnson and Friesen 2014)</w:t>
      </w:r>
      <w:r w:rsidR="00CF5393" w:rsidRPr="00E66B1A">
        <w:rPr>
          <w:rFonts w:ascii="Times New Roman" w:eastAsia="Times New Roman" w:hAnsi="Times New Roman" w:cs="Times New Roman"/>
          <w:sz w:val="24"/>
          <w:szCs w:val="24"/>
        </w:rPr>
        <w:fldChar w:fldCharType="end"/>
      </w:r>
      <w:r w:rsidR="00CF5393"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w:t>
      </w:r>
    </w:p>
    <w:p w14:paraId="5E8DDD7A" w14:textId="1304C770" w:rsidR="0068209D" w:rsidRPr="00E66B1A" w:rsidRDefault="00971065"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Construction on the 158m tall Cougar Dam was completed in </w:t>
      </w:r>
      <w:r w:rsidR="00042B1D" w:rsidRPr="00E66B1A">
        <w:rPr>
          <w:rFonts w:ascii="Times New Roman" w:eastAsia="Times New Roman" w:hAnsi="Times New Roman" w:cs="Times New Roman"/>
          <w:sz w:val="24"/>
          <w:szCs w:val="24"/>
        </w:rPr>
        <w:t xml:space="preserve">1964 on the South Fork McKenzie River and blocks access to approximately 40 river km of the historically most </w:t>
      </w:r>
      <w:r w:rsidR="00042B1D" w:rsidRPr="00E66B1A">
        <w:rPr>
          <w:rFonts w:ascii="Times New Roman" w:eastAsia="Times New Roman" w:hAnsi="Times New Roman" w:cs="Times New Roman"/>
          <w:sz w:val="24"/>
          <w:szCs w:val="24"/>
        </w:rPr>
        <w:lastRenderedPageBreak/>
        <w:t xml:space="preserve">productive reaches in the McKenzie sub-basin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(NMFS 2008)</w:t>
      </w:r>
      <w:r w:rsidR="00CF5393" w:rsidRPr="00E66B1A">
        <w:rPr>
          <w:rFonts w:ascii="Times New Roman" w:eastAsia="Times New Roman" w:hAnsi="Times New Roman" w:cs="Times New Roman"/>
          <w:sz w:val="24"/>
          <w:szCs w:val="24"/>
        </w:rPr>
        <w:fldChar w:fldCharType="end"/>
      </w:r>
      <w:r w:rsidR="00C00251" w:rsidRPr="00E66B1A">
        <w:rPr>
          <w:rFonts w:ascii="Times New Roman" w:eastAsia="Times New Roman" w:hAnsi="Times New Roman" w:cs="Times New Roman"/>
          <w:sz w:val="24"/>
          <w:szCs w:val="24"/>
        </w:rPr>
        <w:t xml:space="preserve"> </w:t>
      </w:r>
      <w:r w:rsidR="00042B1D" w:rsidRPr="00E66B1A">
        <w:rPr>
          <w:rFonts w:ascii="Times New Roman" w:eastAsia="Times New Roman" w:hAnsi="Times New Roman" w:cs="Times New Roman"/>
          <w:sz w:val="24"/>
          <w:szCs w:val="24"/>
        </w:rPr>
        <w:t>(Fig. 1). Adult HOR</w:t>
      </w:r>
      <w:r w:rsidR="0031224E" w:rsidRPr="00E66B1A">
        <w:rPr>
          <w:rFonts w:ascii="Times New Roman" w:eastAsia="Times New Roman" w:hAnsi="Times New Roman" w:cs="Times New Roman"/>
          <w:sz w:val="24"/>
          <w:szCs w:val="24"/>
        </w:rPr>
        <w:t xml:space="preserve"> </w:t>
      </w:r>
      <w:r w:rsidR="00042B1D" w:rsidRPr="00E66B1A">
        <w:rPr>
          <w:rFonts w:ascii="Times New Roman" w:eastAsia="Times New Roman" w:hAnsi="Times New Roman" w:cs="Times New Roman"/>
          <w:sz w:val="24"/>
          <w:szCs w:val="24"/>
        </w:rPr>
        <w:t>salmon from the McKenzie Hatchery</w:t>
      </w:r>
      <w:r w:rsidR="00755935" w:rsidRPr="00E66B1A">
        <w:rPr>
          <w:rFonts w:ascii="Times New Roman" w:eastAsia="Times New Roman" w:hAnsi="Times New Roman" w:cs="Times New Roman"/>
          <w:sz w:val="24"/>
          <w:szCs w:val="24"/>
        </w:rPr>
        <w:t xml:space="preserve"> </w:t>
      </w:r>
      <w:commentRangeStart w:id="21"/>
      <w:r w:rsidR="00755935" w:rsidRPr="00E66B1A">
        <w:rPr>
          <w:rFonts w:ascii="Times New Roman" w:eastAsia="Times New Roman" w:hAnsi="Times New Roman" w:cs="Times New Roman"/>
          <w:sz w:val="24"/>
          <w:szCs w:val="24"/>
        </w:rPr>
        <w:t xml:space="preserve">and nearby Leaburg </w:t>
      </w:r>
      <w:commentRangeEnd w:id="21"/>
      <w:r w:rsidR="00755935" w:rsidRPr="00E66B1A">
        <w:rPr>
          <w:rStyle w:val="CommentReference"/>
          <w:rFonts w:ascii="Times New Roman" w:hAnsi="Times New Roman" w:cs="Times New Roman"/>
        </w:rPr>
        <w:commentReference w:id="21"/>
      </w:r>
      <w:r w:rsidR="00755935" w:rsidRPr="00E66B1A">
        <w:rPr>
          <w:rFonts w:ascii="Times New Roman" w:eastAsia="Times New Roman" w:hAnsi="Times New Roman" w:cs="Times New Roman"/>
          <w:sz w:val="24"/>
          <w:szCs w:val="24"/>
        </w:rPr>
        <w:t>Hatchery (4.5 river km upstream)</w:t>
      </w:r>
      <w:r w:rsidR="00042B1D" w:rsidRPr="00E66B1A">
        <w:rPr>
          <w:rFonts w:ascii="Times New Roman" w:eastAsia="Times New Roman" w:hAnsi="Times New Roman" w:cs="Times New Roman"/>
          <w:sz w:val="24"/>
          <w:szCs w:val="24"/>
        </w:rPr>
        <w:t xml:space="preserve"> have been released above Cougar Dam since 1993 until the present (Fig. 1). A trap-and-haul facility was constructed at the base of Cougar Dam in 2010 (hereafter the Cougar Trap). The Cougar Trap collects adult salmon that volitionally enter</w:t>
      </w:r>
      <w:r w:rsidR="003359A0" w:rsidRPr="00E66B1A">
        <w:rPr>
          <w:rFonts w:ascii="Times New Roman" w:eastAsia="Times New Roman" w:hAnsi="Times New Roman" w:cs="Times New Roman"/>
          <w:sz w:val="24"/>
          <w:szCs w:val="24"/>
        </w:rPr>
        <w:t xml:space="preserve">, with a relatively small percentage </w:t>
      </w:r>
      <w:r w:rsidR="00042B1D" w:rsidRPr="00E66B1A">
        <w:rPr>
          <w:rFonts w:ascii="Times New Roman" w:eastAsia="Times New Roman" w:hAnsi="Times New Roman" w:cs="Times New Roman"/>
          <w:sz w:val="24"/>
          <w:szCs w:val="24"/>
        </w:rPr>
        <w:t xml:space="preserve">(~8%) of </w:t>
      </w:r>
      <w:r w:rsidR="003359A0" w:rsidRPr="00E66B1A">
        <w:rPr>
          <w:rFonts w:ascii="Times New Roman" w:eastAsia="Times New Roman" w:hAnsi="Times New Roman" w:cs="Times New Roman"/>
          <w:sz w:val="24"/>
          <w:szCs w:val="24"/>
        </w:rPr>
        <w:t xml:space="preserve">these being </w:t>
      </w:r>
      <w:r w:rsidR="00042B1D" w:rsidRPr="00E66B1A">
        <w:rPr>
          <w:rFonts w:ascii="Times New Roman" w:eastAsia="Times New Roman" w:hAnsi="Times New Roman" w:cs="Times New Roman"/>
          <w:sz w:val="24"/>
          <w:szCs w:val="24"/>
        </w:rPr>
        <w:t>HOR salmon. Importantly, wild-born salmon collected at the Cougar Trap include offspring of individuals previously released above the dam</w:t>
      </w:r>
      <w:r w:rsidR="003359A0" w:rsidRPr="00E66B1A">
        <w:rPr>
          <w:rFonts w:ascii="Times New Roman" w:eastAsia="Times New Roman" w:hAnsi="Times New Roman" w:cs="Times New Roman"/>
          <w:sz w:val="24"/>
          <w:szCs w:val="24"/>
        </w:rPr>
        <w:t>,</w:t>
      </w:r>
      <w:r w:rsidR="00042B1D" w:rsidRPr="00E66B1A">
        <w:rPr>
          <w:rFonts w:ascii="Times New Roman" w:eastAsia="Times New Roman" w:hAnsi="Times New Roman" w:cs="Times New Roman"/>
          <w:sz w:val="24"/>
          <w:szCs w:val="24"/>
        </w:rPr>
        <w:t xml:space="preserve"> in addition to salmon that are produced below the dam, </w:t>
      </w:r>
      <w:r w:rsidR="003359A0" w:rsidRPr="00E66B1A">
        <w:rPr>
          <w:rFonts w:ascii="Times New Roman" w:eastAsia="Times New Roman" w:hAnsi="Times New Roman" w:cs="Times New Roman"/>
          <w:sz w:val="24"/>
          <w:szCs w:val="24"/>
        </w:rPr>
        <w:t xml:space="preserve">in </w:t>
      </w:r>
      <w:r w:rsidR="00042B1D" w:rsidRPr="00E66B1A">
        <w:rPr>
          <w:rFonts w:ascii="Times New Roman" w:eastAsia="Times New Roman" w:hAnsi="Times New Roman" w:cs="Times New Roman"/>
          <w:sz w:val="24"/>
          <w:szCs w:val="24"/>
        </w:rPr>
        <w:t>the mainstem</w:t>
      </w:r>
      <w:r w:rsidR="003359A0" w:rsidRPr="00E66B1A">
        <w:rPr>
          <w:rFonts w:ascii="Times New Roman" w:eastAsia="Times New Roman" w:hAnsi="Times New Roman" w:cs="Times New Roman"/>
          <w:sz w:val="24"/>
          <w:szCs w:val="24"/>
        </w:rPr>
        <w:t xml:space="preserve"> McKenzie River,</w:t>
      </w:r>
      <w:r w:rsidR="00042B1D" w:rsidRPr="00E66B1A">
        <w:rPr>
          <w:rFonts w:ascii="Times New Roman" w:eastAsia="Times New Roman" w:hAnsi="Times New Roman" w:cs="Times New Roman"/>
          <w:sz w:val="24"/>
          <w:szCs w:val="24"/>
        </w:rPr>
        <w:t xml:space="preserve"> or elsewhere </w:t>
      </w:r>
      <w:r w:rsidR="00CF5393"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CF5393" w:rsidRPr="00E66B1A">
        <w:rPr>
          <w:rFonts w:ascii="Times New Roman" w:eastAsia="Times New Roman" w:hAnsi="Times New Roman" w:cs="Times New Roman"/>
          <w:sz w:val="24"/>
          <w:szCs w:val="24"/>
        </w:rPr>
        <w:instrText xml:space="preserve"> ADDIN EN.CITE </w:instrText>
      </w:r>
      <w:r w:rsidR="00CF5393"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CF5393" w:rsidRPr="00E66B1A">
        <w:rPr>
          <w:rFonts w:ascii="Times New Roman" w:eastAsia="Times New Roman" w:hAnsi="Times New Roman" w:cs="Times New Roman"/>
          <w:sz w:val="24"/>
          <w:szCs w:val="24"/>
        </w:rPr>
        <w:instrText xml:space="preserve"> ADDIN EN.CITE.DATA </w:instrText>
      </w:r>
      <w:r w:rsidR="00CF5393" w:rsidRPr="00E66B1A">
        <w:rPr>
          <w:rFonts w:ascii="Times New Roman" w:eastAsia="Times New Roman" w:hAnsi="Times New Roman" w:cs="Times New Roman"/>
          <w:sz w:val="24"/>
          <w:szCs w:val="24"/>
        </w:rPr>
      </w:r>
      <w:r w:rsidR="00CF5393" w:rsidRPr="00E66B1A">
        <w:rPr>
          <w:rFonts w:ascii="Times New Roman" w:eastAsia="Times New Roman" w:hAnsi="Times New Roman" w:cs="Times New Roman"/>
          <w:sz w:val="24"/>
          <w:szCs w:val="24"/>
        </w:rPr>
        <w:fldChar w:fldCharType="end"/>
      </w:r>
      <w:r w:rsidR="00CF5393" w:rsidRPr="00E66B1A">
        <w:rPr>
          <w:rFonts w:ascii="Times New Roman" w:eastAsia="Times New Roman" w:hAnsi="Times New Roman" w:cs="Times New Roman"/>
          <w:sz w:val="24"/>
          <w:szCs w:val="24"/>
        </w:rPr>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(Banks et al. 2013; Banks et al. 2014; Sard et al. 2015; Banks et al. 2016; Sard et al. 2016b; O’Malley et al. 2023)</w:t>
      </w:r>
      <w:r w:rsidR="00CF5393" w:rsidRPr="00E66B1A">
        <w:rPr>
          <w:rFonts w:ascii="Times New Roman" w:eastAsia="Times New Roman" w:hAnsi="Times New Roman" w:cs="Times New Roman"/>
          <w:sz w:val="24"/>
          <w:szCs w:val="24"/>
        </w:rPr>
        <w:fldChar w:fldCharType="end"/>
      </w:r>
      <w:r w:rsidR="00CF5393" w:rsidRPr="00E66B1A">
        <w:rPr>
          <w:rFonts w:ascii="Times New Roman" w:eastAsia="Times New Roman" w:hAnsi="Times New Roman" w:cs="Times New Roman"/>
          <w:sz w:val="24"/>
          <w:szCs w:val="24"/>
        </w:rPr>
        <w:t xml:space="preserve">. </w:t>
      </w:r>
      <w:r w:rsidR="00042B1D" w:rsidRPr="00E66B1A">
        <w:rPr>
          <w:rFonts w:ascii="Times New Roman" w:eastAsia="Times New Roman" w:hAnsi="Times New Roman" w:cs="Times New Roman"/>
          <w:sz w:val="24"/>
          <w:szCs w:val="24"/>
        </w:rPr>
        <w:t xml:space="preserve">Adfluvial females and precocial resident males also make a small contribution to the productivity of the above-dam population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&lt;EndNote&gt;&lt;Cite&gt;&lt;Author&gt;Sard&lt;/Author&gt;&lt;Year&gt;2016&lt;/Year&gt;&lt;RecNum&gt;1572&lt;/RecNum&gt;&lt;DisplayText&gt;(Sard et al. 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(Sard et al. 2016a)</w:t>
      </w:r>
      <w:r w:rsidR="00CF5393" w:rsidRPr="00E66B1A">
        <w:rPr>
          <w:rFonts w:ascii="Times New Roman" w:eastAsia="Times New Roman" w:hAnsi="Times New Roman" w:cs="Times New Roman"/>
          <w:sz w:val="24"/>
          <w:szCs w:val="24"/>
        </w:rPr>
        <w:fldChar w:fldCharType="end"/>
      </w:r>
      <w:r w:rsidR="00042B1D" w:rsidRPr="00E66B1A">
        <w:rPr>
          <w:rFonts w:ascii="Times New Roman" w:eastAsia="Times New Roman" w:hAnsi="Times New Roman" w:cs="Times New Roman"/>
          <w:sz w:val="24"/>
          <w:szCs w:val="24"/>
        </w:rPr>
        <w:t xml:space="preserve">. Therefore, the above-dam spawning population is composed of three sources: </w:t>
      </w:r>
      <w:r w:rsidR="00755935" w:rsidRPr="00E66B1A">
        <w:rPr>
          <w:rFonts w:ascii="Times New Roman" w:eastAsia="Times New Roman" w:hAnsi="Times New Roman" w:cs="Times New Roman"/>
          <w:sz w:val="24"/>
          <w:szCs w:val="24"/>
        </w:rPr>
        <w:t xml:space="preserve">(1) </w:t>
      </w:r>
      <w:r w:rsidR="00042B1D" w:rsidRPr="00E66B1A">
        <w:rPr>
          <w:rFonts w:ascii="Times New Roman" w:eastAsia="Times New Roman" w:hAnsi="Times New Roman" w:cs="Times New Roman"/>
          <w:sz w:val="24"/>
          <w:szCs w:val="24"/>
        </w:rPr>
        <w:t>HOR salmon collected at the McKenzie</w:t>
      </w:r>
      <w:r w:rsidR="00755935" w:rsidRPr="00E66B1A">
        <w:rPr>
          <w:rFonts w:ascii="Times New Roman" w:eastAsia="Times New Roman" w:hAnsi="Times New Roman" w:cs="Times New Roman"/>
          <w:sz w:val="24"/>
          <w:szCs w:val="24"/>
        </w:rPr>
        <w:t xml:space="preserve"> Hatchery,</w:t>
      </w:r>
      <w:r w:rsidR="00D43A5C" w:rsidRPr="00E66B1A">
        <w:rPr>
          <w:rFonts w:ascii="Times New Roman" w:eastAsia="Times New Roman" w:hAnsi="Times New Roman" w:cs="Times New Roman"/>
          <w:sz w:val="24"/>
          <w:szCs w:val="24"/>
        </w:rPr>
        <w:t xml:space="preserve"> </w:t>
      </w:r>
      <w:r w:rsidR="00E05930" w:rsidRPr="00E66B1A">
        <w:rPr>
          <w:rFonts w:ascii="Times New Roman" w:eastAsia="Times New Roman" w:hAnsi="Times New Roman" w:cs="Times New Roman"/>
          <w:sz w:val="24"/>
          <w:szCs w:val="24"/>
        </w:rPr>
        <w:t>Leaburg</w:t>
      </w:r>
      <w:r w:rsidR="00042B1D" w:rsidRPr="00E66B1A">
        <w:rPr>
          <w:rFonts w:ascii="Times New Roman" w:eastAsia="Times New Roman" w:hAnsi="Times New Roman" w:cs="Times New Roman"/>
          <w:sz w:val="24"/>
          <w:szCs w:val="24"/>
        </w:rPr>
        <w:t xml:space="preserve"> </w:t>
      </w:r>
      <w:r w:rsidR="00755935" w:rsidRPr="00E66B1A">
        <w:rPr>
          <w:rFonts w:ascii="Times New Roman" w:eastAsia="Times New Roman" w:hAnsi="Times New Roman" w:cs="Times New Roman"/>
          <w:sz w:val="24"/>
          <w:szCs w:val="24"/>
        </w:rPr>
        <w:t>H</w:t>
      </w:r>
      <w:r w:rsidR="00042B1D" w:rsidRPr="00E66B1A">
        <w:rPr>
          <w:rFonts w:ascii="Times New Roman" w:eastAsia="Times New Roman" w:hAnsi="Times New Roman" w:cs="Times New Roman"/>
          <w:sz w:val="24"/>
          <w:szCs w:val="24"/>
        </w:rPr>
        <w:t>atch</w:t>
      </w:r>
      <w:r w:rsidR="00E05930" w:rsidRPr="00E66B1A">
        <w:rPr>
          <w:rFonts w:ascii="Times New Roman" w:eastAsia="Times New Roman" w:hAnsi="Times New Roman" w:cs="Times New Roman"/>
          <w:sz w:val="24"/>
          <w:szCs w:val="24"/>
        </w:rPr>
        <w:t>er</w:t>
      </w:r>
      <w:r w:rsidR="00755935" w:rsidRPr="00E66B1A">
        <w:rPr>
          <w:rFonts w:ascii="Times New Roman" w:eastAsia="Times New Roman" w:hAnsi="Times New Roman" w:cs="Times New Roman"/>
          <w:sz w:val="24"/>
          <w:szCs w:val="24"/>
        </w:rPr>
        <w:t>y</w:t>
      </w:r>
      <w:r w:rsidR="003359A0" w:rsidRPr="00E66B1A">
        <w:rPr>
          <w:rFonts w:ascii="Times New Roman" w:eastAsia="Times New Roman" w:hAnsi="Times New Roman" w:cs="Times New Roman"/>
          <w:sz w:val="24"/>
          <w:szCs w:val="24"/>
        </w:rPr>
        <w:t>,</w:t>
      </w:r>
      <w:r w:rsidR="00042B1D" w:rsidRPr="00E66B1A">
        <w:rPr>
          <w:rFonts w:ascii="Times New Roman" w:eastAsia="Times New Roman" w:hAnsi="Times New Roman" w:cs="Times New Roman"/>
          <w:sz w:val="24"/>
          <w:szCs w:val="24"/>
        </w:rPr>
        <w:t xml:space="preserve"> </w:t>
      </w:r>
      <w:r w:rsidR="00755935" w:rsidRPr="00E66B1A">
        <w:rPr>
          <w:rFonts w:ascii="Times New Roman" w:eastAsia="Times New Roman" w:hAnsi="Times New Roman" w:cs="Times New Roman"/>
          <w:sz w:val="24"/>
          <w:szCs w:val="24"/>
        </w:rPr>
        <w:t xml:space="preserve">and the </w:t>
      </w:r>
      <w:r w:rsidR="00042B1D" w:rsidRPr="00E66B1A">
        <w:rPr>
          <w:rFonts w:ascii="Times New Roman" w:eastAsia="Times New Roman" w:hAnsi="Times New Roman" w:cs="Times New Roman"/>
          <w:sz w:val="24"/>
          <w:szCs w:val="24"/>
        </w:rPr>
        <w:t xml:space="preserve">Cougar Trap, </w:t>
      </w:r>
      <w:r w:rsidR="00755935" w:rsidRPr="00E66B1A">
        <w:rPr>
          <w:rFonts w:ascii="Times New Roman" w:eastAsia="Times New Roman" w:hAnsi="Times New Roman" w:cs="Times New Roman"/>
          <w:sz w:val="24"/>
          <w:szCs w:val="24"/>
        </w:rPr>
        <w:t xml:space="preserve">(2) </w:t>
      </w:r>
      <w:r w:rsidR="00042B1D" w:rsidRPr="00E66B1A">
        <w:rPr>
          <w:rFonts w:ascii="Times New Roman" w:eastAsia="Times New Roman" w:hAnsi="Times New Roman" w:cs="Times New Roman"/>
          <w:sz w:val="24"/>
          <w:szCs w:val="24"/>
        </w:rPr>
        <w:t xml:space="preserve">wild-born salmon collected at the Cougar Trap, and </w:t>
      </w:r>
      <w:r w:rsidR="00755935" w:rsidRPr="00E66B1A">
        <w:rPr>
          <w:rFonts w:ascii="Times New Roman" w:eastAsia="Times New Roman" w:hAnsi="Times New Roman" w:cs="Times New Roman"/>
          <w:sz w:val="24"/>
          <w:szCs w:val="24"/>
        </w:rPr>
        <w:t xml:space="preserve">(3) </w:t>
      </w:r>
      <w:r w:rsidR="00042B1D" w:rsidRPr="00E66B1A">
        <w:rPr>
          <w:rFonts w:ascii="Times New Roman" w:eastAsia="Times New Roman" w:hAnsi="Times New Roman" w:cs="Times New Roman"/>
          <w:sz w:val="24"/>
          <w:szCs w:val="24"/>
        </w:rPr>
        <w:t>resident salmon above the dam.</w:t>
      </w:r>
    </w:p>
    <w:p w14:paraId="03766A6A" w14:textId="05146397"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There is no assisted downstream passage for juveniles produced above the dam. Downstream passage of outmigrants through Cougar Reservoir and Dam is associated with high mortality </w:t>
      </w:r>
      <w:r w:rsidR="00BE601F" w:rsidRPr="00E66B1A">
        <w:rPr>
          <w:rFonts w:ascii="Times New Roman" w:eastAsia="Times New Roman" w:hAnsi="Times New Roman" w:cs="Times New Roman"/>
          <w:sz w:val="24"/>
          <w:szCs w:val="24"/>
        </w:rPr>
        <w:fldChar w:fldCharType="begin">
          <w:fldData xml:space="preserve">PEVuZE5vdGU+PENpdGU+PEF1dGhvcj5CZWVtYW48L0F1dGhvcj48WWVhcj4yMDE0PC9ZZWFyPjxS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</w:fldData>
        </w:fldChar>
      </w:r>
      <w:r w:rsidR="00955F91" w:rsidRPr="00E66B1A">
        <w:rPr>
          <w:rFonts w:ascii="Times New Roman" w:eastAsia="Times New Roman" w:hAnsi="Times New Roman" w:cs="Times New Roman"/>
          <w:sz w:val="24"/>
          <w:szCs w:val="24"/>
        </w:rPr>
        <w:instrText xml:space="preserve"> ADDIN EN.CITE </w:instrText>
      </w:r>
      <w:r w:rsidR="00955F91" w:rsidRPr="00E66B1A">
        <w:rPr>
          <w:rFonts w:ascii="Times New Roman" w:eastAsia="Times New Roman" w:hAnsi="Times New Roman" w:cs="Times New Roman"/>
          <w:sz w:val="24"/>
          <w:szCs w:val="24"/>
        </w:rPr>
        <w:fldChar w:fldCharType="begin">
          <w:fldData xml:space="preserve">PEVuZE5vdGU+PENpdGU+PEF1dGhvcj5CZWVtYW48L0F1dGhvcj48WWVhcj4yMDE0PC9ZZWFyPjxS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</w:fldData>
        </w:fldChar>
      </w:r>
      <w:r w:rsidR="00955F91" w:rsidRPr="00E66B1A">
        <w:rPr>
          <w:rFonts w:ascii="Times New Roman" w:eastAsia="Times New Roman" w:hAnsi="Times New Roman" w:cs="Times New Roman"/>
          <w:sz w:val="24"/>
          <w:szCs w:val="24"/>
        </w:rPr>
        <w:instrText xml:space="preserve"> ADDIN EN.CITE.DATA </w:instrText>
      </w:r>
      <w:r w:rsidR="00955F91" w:rsidRPr="00E66B1A">
        <w:rPr>
          <w:rFonts w:ascii="Times New Roman" w:eastAsia="Times New Roman" w:hAnsi="Times New Roman" w:cs="Times New Roman"/>
          <w:sz w:val="24"/>
          <w:szCs w:val="24"/>
        </w:rPr>
      </w:r>
      <w:r w:rsidR="00955F91" w:rsidRPr="00E66B1A">
        <w:rPr>
          <w:rFonts w:ascii="Times New Roman" w:eastAsia="Times New Roman" w:hAnsi="Times New Roman" w:cs="Times New Roman"/>
          <w:sz w:val="24"/>
          <w:szCs w:val="24"/>
        </w:rPr>
        <w:fldChar w:fldCharType="end"/>
      </w:r>
      <w:r w:rsidR="00BE601F" w:rsidRPr="00E66B1A">
        <w:rPr>
          <w:rFonts w:ascii="Times New Roman" w:eastAsia="Times New Roman" w:hAnsi="Times New Roman" w:cs="Times New Roman"/>
          <w:sz w:val="24"/>
          <w:szCs w:val="24"/>
        </w:rPr>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(Duncan 2011; Beeman et al. 2014; Monzyk et al. 2015; Romer et al. 2016)</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and is likely a key factor limiting recovery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&lt;EndNote&gt;&lt;Cite&gt;&lt;Author&gt;ODFW&lt;/Author&gt;&lt;Year&gt;2011&lt;/Year&gt;&lt;RecNum&gt;1692&lt;/RecNum&gt;&lt;DisplayText&gt;(ODFW and NMFS 2011)&lt;/DisplayText&gt;&lt;record&gt;&lt;rec-number&gt;1692&lt;/rec-number&gt;&lt;foreign-keys&gt;&lt;key app="EN" db-id="fstdwt0t3xzrskewzvmxpsf80xx25990rfrd" timestamp="1678137648"&gt;1692&lt;/key&gt;&lt;/foreign-keys&gt;&lt;ref-type name="Journal Article"&gt;17&lt;/ref-type&gt;&lt;contributors&gt;&lt;authors&gt;&lt;author&gt;ODFW&lt;/author&gt;&lt;author&gt;NMFS&lt;/author&gt;&lt;/authors&gt;&lt;/contributors&gt;&lt;titles&gt;&lt;title&gt;Upper Willamette River conservation and recovery plan for Chinook salmon and steelhead&lt;/title&gt;&lt;/titles&gt;&lt;dates&gt;&lt;year&gt;2011&lt;/year&gt;&lt;/dates&gt;&lt;urls&gt;&lt;/urls&gt;&lt;/record&gt;&lt;/Cite&gt;&lt;/EndNote&gt;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(ODFW and NMFS 2011)</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Productivity of the reintroduced population has been continuously evaluated since 2007 using genetic parentage analysis. These studies have found that productivity has not reached replacement in any year from 2007 – 2015 </w:t>
      </w:r>
      <w:r w:rsidR="00110B79"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110B79" w:rsidRPr="00E66B1A">
        <w:rPr>
          <w:rFonts w:ascii="Times New Roman" w:eastAsia="Times New Roman" w:hAnsi="Times New Roman" w:cs="Times New Roman"/>
          <w:sz w:val="24"/>
          <w:szCs w:val="24"/>
        </w:rPr>
        <w:instrText xml:space="preserve"> ADDIN EN.CITE </w:instrText>
      </w:r>
      <w:r w:rsidR="00110B79"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110B79" w:rsidRPr="00E66B1A">
        <w:rPr>
          <w:rFonts w:ascii="Times New Roman" w:eastAsia="Times New Roman" w:hAnsi="Times New Roman" w:cs="Times New Roman"/>
          <w:sz w:val="24"/>
          <w:szCs w:val="24"/>
        </w:rPr>
        <w:instrText xml:space="preserve"> ADDIN EN.CITE.DATA </w:instrText>
      </w:r>
      <w:r w:rsidR="00110B79" w:rsidRPr="00E66B1A">
        <w:rPr>
          <w:rFonts w:ascii="Times New Roman" w:eastAsia="Times New Roman" w:hAnsi="Times New Roman" w:cs="Times New Roman"/>
          <w:sz w:val="24"/>
          <w:szCs w:val="24"/>
        </w:rPr>
      </w:r>
      <w:r w:rsidR="00110B79" w:rsidRPr="00E66B1A">
        <w:rPr>
          <w:rFonts w:ascii="Times New Roman" w:eastAsia="Times New Roman" w:hAnsi="Times New Roman" w:cs="Times New Roman"/>
          <w:sz w:val="24"/>
          <w:szCs w:val="24"/>
        </w:rPr>
        <w:fldChar w:fldCharType="end"/>
      </w:r>
      <w:r w:rsidR="00110B79" w:rsidRPr="00E66B1A">
        <w:rPr>
          <w:rFonts w:ascii="Times New Roman" w:eastAsia="Times New Roman" w:hAnsi="Times New Roman" w:cs="Times New Roman"/>
          <w:sz w:val="24"/>
          <w:szCs w:val="24"/>
        </w:rPr>
      </w:r>
      <w:r w:rsidR="00110B79" w:rsidRPr="00E66B1A">
        <w:rPr>
          <w:rFonts w:ascii="Times New Roman" w:eastAsia="Times New Roman" w:hAnsi="Times New Roman" w:cs="Times New Roman"/>
          <w:sz w:val="24"/>
          <w:szCs w:val="24"/>
        </w:rPr>
        <w:fldChar w:fldCharType="separate"/>
      </w:r>
      <w:r w:rsidR="00110B79" w:rsidRPr="00E66B1A">
        <w:rPr>
          <w:rFonts w:ascii="Times New Roman" w:eastAsia="Times New Roman" w:hAnsi="Times New Roman" w:cs="Times New Roman"/>
          <w:noProof/>
          <w:sz w:val="24"/>
          <w:szCs w:val="24"/>
        </w:rPr>
        <w:t>(Banks et al. 2013; Banks et al. 2014; Sard et al. 2015; Banks et al. 2016; Sard et al. 2016b; O’Malley et al. 2023)</w:t>
      </w:r>
      <w:r w:rsidR="00110B79" w:rsidRPr="00E66B1A">
        <w:rPr>
          <w:rFonts w:ascii="Times New Roman" w:eastAsia="Times New Roman" w:hAnsi="Times New Roman" w:cs="Times New Roman"/>
          <w:sz w:val="24"/>
          <w:szCs w:val="24"/>
        </w:rPr>
        <w:fldChar w:fldCharType="end"/>
      </w:r>
      <w:r w:rsidR="00110B79" w:rsidRPr="00E66B1A">
        <w:rPr>
          <w:rFonts w:ascii="Times New Roman" w:eastAsia="Times New Roman" w:hAnsi="Times New Roman" w:cs="Times New Roman"/>
          <w:sz w:val="24"/>
          <w:szCs w:val="24"/>
        </w:rPr>
        <w:t>.</w:t>
      </w:r>
    </w:p>
    <w:p w14:paraId="70DD16DB" w14:textId="77777777" w:rsidR="0068209D" w:rsidRPr="00E66B1A" w:rsidRDefault="0068209D" w:rsidP="003D0273">
      <w:pPr>
        <w:pStyle w:val="Heading2"/>
        <w:keepNext w:val="0"/>
        <w:keepLines w:val="0"/>
        <w:spacing w:after="120" w:line="360" w:lineRule="auto"/>
      </w:pPr>
      <w:bookmarkStart w:id="22" w:name="_f5c6v2l95g1a" w:colFirst="0" w:colLast="0"/>
      <w:bookmarkEnd w:id="22"/>
    </w:p>
    <w:p w14:paraId="6CC2D228" w14:textId="77777777" w:rsidR="0068209D" w:rsidRPr="00E66B1A" w:rsidRDefault="00042B1D" w:rsidP="003D0273">
      <w:pPr>
        <w:pStyle w:val="Heading2"/>
        <w:keepNext w:val="0"/>
        <w:keepLines w:val="0"/>
        <w:spacing w:after="120" w:line="360" w:lineRule="auto"/>
      </w:pPr>
      <w:bookmarkStart w:id="23" w:name="_ve67yo3bio6" w:colFirst="0" w:colLast="0"/>
      <w:bookmarkEnd w:id="23"/>
      <w:r w:rsidRPr="00E66B1A">
        <w:t>Sample Collection for Genetic Analysis</w:t>
      </w:r>
    </w:p>
    <w:p w14:paraId="09053974" w14:textId="51CA2677"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Mass marking of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(i.e.</w:t>
      </w:r>
      <w:r w:rsidR="008F3169"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adipose fin removed) in the Willamette Basin began in 1997, and the proportion of unmarked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in the McKenzie River is estimated at &lt; 2%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&lt;EndNote&gt;&lt;Cite&gt;&lt;Author&gt;McLaughlin&lt;/Author&gt;&lt;Year&gt;2008&lt;/Year&gt;&lt;RecNum&gt;1751&lt;/RecNum&gt;&lt;DisplayText&gt;(McLaughlin et al. 2008)&lt;/DisplayText&gt;&lt;record&gt;&lt;rec-number&gt;1751&lt;/rec-number&gt;&lt;foreign-keys&gt;&lt;key app="EN" db-id="fstdwt0t3xzrskewzvmxpsf80xx25990rfrd" timestamp="1685729678"&gt;1751&lt;/key&gt;&lt;/foreign-keys&gt;&lt;ref-type name="Report"&gt;27&lt;/ref-type&gt;&lt;contributors&gt;&lt;authors&gt;&lt;author&gt;McLaughlin, L&lt;/author&gt;&lt;author&gt;Schroeder, K&lt;/author&gt;&lt;author&gt;Kenaston, K&lt;/author&gt;&lt;/authors&gt;&lt;/contributors&gt;&lt;titles&gt;&lt;title&gt;Interim Activities for Monitoring Impacts Associated with Hatchery Programs in the Willamette Basin, USACE funding: 2007&lt;/title&gt;&lt;/titles&gt;&lt;dates&gt;&lt;year&gt;2008&lt;/year&gt;&lt;/dates&gt;&lt;publisher&gt;NWPOD-07-FH-02. Oregon Department of Fish and Wildlife, Salem, Oregon&lt;/publisher&gt;&lt;urls&gt;&lt;/urls&gt;&lt;/record&gt;&lt;/Cite&gt;&lt;/EndNote&gt;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(McLaughlin et al. 2008)</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so we consider all unmarked salmon to be wild-born. Fin clips for genetic analysis were collected from nearly all wild-born Chinook salmon that entered the Cougar Trap from 2010 – 2020 and nearly all Chinook salmon released above the dam, regardless of origin, from 2007 – 2017 </w:t>
      </w:r>
      <w:r w:rsidR="00BE601F"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BE601F" w:rsidRPr="00E66B1A">
        <w:rPr>
          <w:rFonts w:ascii="Times New Roman" w:eastAsia="Times New Roman" w:hAnsi="Times New Roman" w:cs="Times New Roman"/>
          <w:sz w:val="24"/>
          <w:szCs w:val="24"/>
        </w:rPr>
        <w:instrText xml:space="preserve"> ADDIN EN.CITE </w:instrText>
      </w:r>
      <w:r w:rsidR="00BE601F"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BE601F" w:rsidRPr="00E66B1A">
        <w:rPr>
          <w:rFonts w:ascii="Times New Roman" w:eastAsia="Times New Roman" w:hAnsi="Times New Roman" w:cs="Times New Roman"/>
          <w:sz w:val="24"/>
          <w:szCs w:val="24"/>
        </w:rPr>
        <w:instrText xml:space="preserve"> ADDIN EN.CITE.DATA </w:instrText>
      </w:r>
      <w:r w:rsidR="00BE601F" w:rsidRPr="00E66B1A">
        <w:rPr>
          <w:rFonts w:ascii="Times New Roman" w:eastAsia="Times New Roman" w:hAnsi="Times New Roman" w:cs="Times New Roman"/>
          <w:sz w:val="24"/>
          <w:szCs w:val="24"/>
        </w:rPr>
      </w:r>
      <w:r w:rsidR="00BE601F" w:rsidRPr="00E66B1A">
        <w:rPr>
          <w:rFonts w:ascii="Times New Roman" w:eastAsia="Times New Roman" w:hAnsi="Times New Roman" w:cs="Times New Roman"/>
          <w:sz w:val="24"/>
          <w:szCs w:val="24"/>
        </w:rPr>
        <w:fldChar w:fldCharType="end"/>
      </w:r>
      <w:r w:rsidR="00BE601F" w:rsidRPr="00E66B1A">
        <w:rPr>
          <w:rFonts w:ascii="Times New Roman" w:eastAsia="Times New Roman" w:hAnsi="Times New Roman" w:cs="Times New Roman"/>
          <w:sz w:val="24"/>
          <w:szCs w:val="24"/>
        </w:rPr>
      </w:r>
      <w:r w:rsidR="00BE601F" w:rsidRPr="00E66B1A">
        <w:rPr>
          <w:rFonts w:ascii="Times New Roman" w:eastAsia="Times New Roman" w:hAnsi="Times New Roman" w:cs="Times New Roman"/>
          <w:sz w:val="24"/>
          <w:szCs w:val="24"/>
        </w:rPr>
        <w:fldChar w:fldCharType="separate"/>
      </w:r>
      <w:r w:rsidR="00BE601F" w:rsidRPr="00E66B1A">
        <w:rPr>
          <w:rFonts w:ascii="Times New Roman" w:eastAsia="Times New Roman" w:hAnsi="Times New Roman" w:cs="Times New Roman"/>
          <w:noProof/>
          <w:sz w:val="24"/>
          <w:szCs w:val="24"/>
        </w:rPr>
        <w:t xml:space="preserve">(Banks et al. 2013; Banks et al. 2014; Sard et al. 2015; </w:t>
      </w:r>
      <w:r w:rsidR="00BE601F" w:rsidRPr="00E66B1A">
        <w:rPr>
          <w:rFonts w:ascii="Times New Roman" w:eastAsia="Times New Roman" w:hAnsi="Times New Roman" w:cs="Times New Roman"/>
          <w:noProof/>
          <w:sz w:val="24"/>
          <w:szCs w:val="24"/>
        </w:rPr>
        <w:lastRenderedPageBreak/>
        <w:t>Banks et al. 2016; Sard et al. 2016b; O’Malley et al. 2023)</w:t>
      </w:r>
      <w:r w:rsidR="00BE601F" w:rsidRPr="00E66B1A">
        <w:rPr>
          <w:rFonts w:ascii="Times New Roman" w:eastAsia="Times New Roman" w:hAnsi="Times New Roman" w:cs="Times New Roman"/>
          <w:sz w:val="24"/>
          <w:szCs w:val="24"/>
        </w:rPr>
        <w:fldChar w:fldCharType="end"/>
      </w:r>
      <w:r w:rsidR="00BE601F" w:rsidRPr="00E66B1A">
        <w:rPr>
          <w:rFonts w:ascii="Times New Roman" w:eastAsia="Times New Roman" w:hAnsi="Times New Roman" w:cs="Times New Roman"/>
          <w:sz w:val="24"/>
          <w:szCs w:val="24"/>
        </w:rPr>
        <w:t xml:space="preserve">. </w:t>
      </w:r>
      <w:r w:rsidR="00B741E3" w:rsidRPr="00E66B1A">
        <w:rPr>
          <w:rFonts w:ascii="Times New Roman" w:eastAsia="Times New Roman" w:hAnsi="Times New Roman" w:cs="Times New Roman"/>
          <w:sz w:val="24"/>
          <w:szCs w:val="24"/>
        </w:rPr>
        <w:t>Fin clips were also collected</w:t>
      </w:r>
      <w:r w:rsidRPr="00E66B1A">
        <w:rPr>
          <w:rFonts w:ascii="Times New Roman" w:eastAsia="Times New Roman" w:hAnsi="Times New Roman" w:cs="Times New Roman"/>
          <w:sz w:val="24"/>
          <w:szCs w:val="24"/>
        </w:rPr>
        <w:t xml:space="preserve"> from wild-born Chinook salmon carcasses identified during spawning ground surveys (SGSs) on the South Fork McKenzie River from 2011 – 2019, including above the dam and below the dam to the confluence with the mainstem McKenzie River. Additionally, we include fin clips collected from a small number of precocial male Chinook salmon </w:t>
      </w:r>
      <w:r w:rsidR="003359A0" w:rsidRPr="00E66B1A">
        <w:rPr>
          <w:rFonts w:ascii="Times New Roman" w:eastAsia="Times New Roman" w:hAnsi="Times New Roman" w:cs="Times New Roman"/>
          <w:sz w:val="24"/>
          <w:szCs w:val="24"/>
        </w:rPr>
        <w:t xml:space="preserve">encountered </w:t>
      </w:r>
      <w:r w:rsidRPr="00E66B1A">
        <w:rPr>
          <w:rFonts w:ascii="Times New Roman" w:eastAsia="Times New Roman" w:hAnsi="Times New Roman" w:cs="Times New Roman"/>
          <w:sz w:val="24"/>
          <w:szCs w:val="24"/>
        </w:rPr>
        <w:t>during SGSs above the dam in 2014.</w:t>
      </w:r>
    </w:p>
    <w:p w14:paraId="2879C06E"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61D7F2A8" w14:textId="77777777" w:rsidR="0068209D" w:rsidRPr="00E66B1A" w:rsidRDefault="00042B1D" w:rsidP="003D0273">
      <w:pPr>
        <w:pStyle w:val="Heading2"/>
        <w:keepNext w:val="0"/>
        <w:keepLines w:val="0"/>
        <w:spacing w:after="120" w:line="360" w:lineRule="auto"/>
      </w:pPr>
      <w:bookmarkStart w:id="24" w:name="_o64qt3z1i1il" w:colFirst="0" w:colLast="0"/>
      <w:bookmarkEnd w:id="24"/>
      <w:r w:rsidRPr="00E66B1A">
        <w:t>Genetic Data, Parentage Analysis, and Focal Groups</w:t>
      </w:r>
    </w:p>
    <w:p w14:paraId="348507CD" w14:textId="2FFF29AB"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We used genetic data from previous evaluations of the reintroduction effort </w:t>
      </w:r>
      <w:r w:rsidR="00BE601F"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BE601F" w:rsidRPr="00E66B1A">
        <w:rPr>
          <w:rFonts w:ascii="Times New Roman" w:eastAsia="Times New Roman" w:hAnsi="Times New Roman" w:cs="Times New Roman"/>
          <w:sz w:val="24"/>
          <w:szCs w:val="24"/>
        </w:rPr>
        <w:instrText xml:space="preserve"> ADDIN EN.CITE </w:instrText>
      </w:r>
      <w:r w:rsidR="00BE601F"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BE601F" w:rsidRPr="00E66B1A">
        <w:rPr>
          <w:rFonts w:ascii="Times New Roman" w:eastAsia="Times New Roman" w:hAnsi="Times New Roman" w:cs="Times New Roman"/>
          <w:sz w:val="24"/>
          <w:szCs w:val="24"/>
        </w:rPr>
        <w:instrText xml:space="preserve"> ADDIN EN.CITE.DATA </w:instrText>
      </w:r>
      <w:r w:rsidR="00BE601F" w:rsidRPr="00E66B1A">
        <w:rPr>
          <w:rFonts w:ascii="Times New Roman" w:eastAsia="Times New Roman" w:hAnsi="Times New Roman" w:cs="Times New Roman"/>
          <w:sz w:val="24"/>
          <w:szCs w:val="24"/>
        </w:rPr>
      </w:r>
      <w:r w:rsidR="00BE601F" w:rsidRPr="00E66B1A">
        <w:rPr>
          <w:rFonts w:ascii="Times New Roman" w:eastAsia="Times New Roman" w:hAnsi="Times New Roman" w:cs="Times New Roman"/>
          <w:sz w:val="24"/>
          <w:szCs w:val="24"/>
        </w:rPr>
        <w:fldChar w:fldCharType="end"/>
      </w:r>
      <w:r w:rsidR="00BE601F" w:rsidRPr="00E66B1A">
        <w:rPr>
          <w:rFonts w:ascii="Times New Roman" w:eastAsia="Times New Roman" w:hAnsi="Times New Roman" w:cs="Times New Roman"/>
          <w:sz w:val="24"/>
          <w:szCs w:val="24"/>
        </w:rPr>
      </w:r>
      <w:r w:rsidR="00BE601F" w:rsidRPr="00E66B1A">
        <w:rPr>
          <w:rFonts w:ascii="Times New Roman" w:eastAsia="Times New Roman" w:hAnsi="Times New Roman" w:cs="Times New Roman"/>
          <w:sz w:val="24"/>
          <w:szCs w:val="24"/>
        </w:rPr>
        <w:fldChar w:fldCharType="separate"/>
      </w:r>
      <w:r w:rsidR="00BE601F" w:rsidRPr="00E66B1A">
        <w:rPr>
          <w:rFonts w:ascii="Times New Roman" w:eastAsia="Times New Roman" w:hAnsi="Times New Roman" w:cs="Times New Roman"/>
          <w:noProof/>
          <w:sz w:val="24"/>
          <w:szCs w:val="24"/>
        </w:rPr>
        <w:t>(Banks et al. 2013; Banks et al. 2014; Sard et al. 2015; Banks et al. 2016; Sard et al. 2016b; O’Malley et al. 2023)</w:t>
      </w:r>
      <w:r w:rsidR="00BE601F" w:rsidRPr="00E66B1A">
        <w:rPr>
          <w:rFonts w:ascii="Times New Roman" w:eastAsia="Times New Roman" w:hAnsi="Times New Roman" w:cs="Times New Roman"/>
          <w:sz w:val="24"/>
          <w:szCs w:val="24"/>
        </w:rPr>
        <w:fldChar w:fldCharType="end"/>
      </w:r>
      <w:r w:rsidR="00BE601F"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Methods detailing collection of genetic data and inference of the pedigree can be found in O’Malley et al. (2023). In brief, we isolated genomic DNA from fin clips, genotyped each sample at 11 microsatellite loci</w:t>
      </w:r>
      <w:r w:rsidR="0096718F" w:rsidRPr="00E66B1A">
        <w:rPr>
          <w:rFonts w:ascii="Times New Roman" w:eastAsia="Times New Roman" w:hAnsi="Times New Roman" w:cs="Times New Roman"/>
          <w:sz w:val="24"/>
          <w:szCs w:val="24"/>
        </w:rPr>
        <w:t xml:space="preserve"> and a sex-linked marker</w:t>
      </w:r>
      <w:r w:rsidRPr="00E66B1A">
        <w:rPr>
          <w:rFonts w:ascii="Times New Roman" w:eastAsia="Times New Roman" w:hAnsi="Times New Roman" w:cs="Times New Roman"/>
          <w:sz w:val="24"/>
          <w:szCs w:val="24"/>
        </w:rPr>
        <w:t xml:space="preserve">, and performed genotype quality filtering to remove individuals genotyped at fewer than seven microsatellite loci and individuals that could have been sampled more than once. When inferring </w:t>
      </w:r>
      <w:r w:rsidR="0031224E" w:rsidRPr="00E66B1A">
        <w:rPr>
          <w:rFonts w:ascii="Times New Roman" w:eastAsia="Times New Roman" w:hAnsi="Times New Roman" w:cs="Times New Roman"/>
          <w:sz w:val="24"/>
          <w:szCs w:val="24"/>
        </w:rPr>
        <w:t xml:space="preserve">the </w:t>
      </w:r>
      <w:r w:rsidRPr="00E66B1A">
        <w:rPr>
          <w:rFonts w:ascii="Times New Roman" w:eastAsia="Times New Roman" w:hAnsi="Times New Roman" w:cs="Times New Roman"/>
          <w:sz w:val="24"/>
          <w:szCs w:val="24"/>
        </w:rPr>
        <w:t>pedigree</w:t>
      </w:r>
      <w:r w:rsidR="0031224E"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we defined </w:t>
      </w:r>
      <w:r w:rsidRPr="00E66B1A">
        <w:rPr>
          <w:rFonts w:ascii="Times New Roman" w:eastAsia="Times New Roman" w:hAnsi="Times New Roman" w:cs="Times New Roman"/>
          <w:i/>
          <w:sz w:val="24"/>
          <w:szCs w:val="24"/>
        </w:rPr>
        <w:t>potential offspring</w:t>
      </w:r>
      <w:r w:rsidRPr="00E66B1A">
        <w:rPr>
          <w:rFonts w:ascii="Times New Roman" w:eastAsia="Times New Roman" w:hAnsi="Times New Roman" w:cs="Times New Roman"/>
          <w:sz w:val="24"/>
          <w:szCs w:val="24"/>
        </w:rPr>
        <w:t xml:space="preserve"> as any wild-born individual sampled on the South Fork McKenzie, and </w:t>
      </w:r>
      <w:r w:rsidRPr="00E66B1A">
        <w:rPr>
          <w:rFonts w:ascii="Times New Roman" w:eastAsia="Times New Roman" w:hAnsi="Times New Roman" w:cs="Times New Roman"/>
          <w:i/>
          <w:sz w:val="24"/>
          <w:szCs w:val="24"/>
        </w:rPr>
        <w:t>candidate parents</w:t>
      </w:r>
      <w:r w:rsidRPr="00E66B1A">
        <w:rPr>
          <w:rFonts w:ascii="Times New Roman" w:eastAsia="Times New Roman" w:hAnsi="Times New Roman" w:cs="Times New Roman"/>
          <w:sz w:val="24"/>
          <w:szCs w:val="24"/>
        </w:rPr>
        <w:t xml:space="preserve"> as any individual, regardless of origin, released or otherwise sampled above the dam. We assigned potential offspring to candidate parents using CERVUS v3.07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(Kalinowski et al. 2007)</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and COLONY v2.0.6.8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(Jones and Wang 2010)</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We combined results from CERVUS and COLONY to generate a consensus pedigree used in all downstream analyses.</w:t>
      </w:r>
    </w:p>
    <w:p w14:paraId="6E89051B" w14:textId="00A4FFBD"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Nearly all (98%) Chinook salmon on the South Fork McKenzie express an age at maturity of 4 – 5 years, with approximately 2% returning at age 3 or age 6 (O’Malley et al. 2023). We assigned potential offspring that returned to the South Fork McKenzie in 2010 </w:t>
      </w:r>
      <w:r w:rsidR="007F2931"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2020</w:t>
      </w:r>
      <w:r w:rsidR="009537F4"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to candidate parents released above Cougar Dam from 2007 </w:t>
      </w:r>
      <w:r w:rsidR="007F2931"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2017. Therefore, our data allowed us to identify age</w:t>
      </w:r>
      <w:r w:rsidR="0031224E"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3 to age-6 offspring of salmon released above Cougar Dam in 2007 – 2014, and age</w:t>
      </w:r>
      <w:r w:rsidR="0031224E"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3 to age</w:t>
      </w:r>
      <w:r w:rsidR="0031224E"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5 offspring (98%) of salmon released above Cougar Dam in 2015. From the perspective of returning adult offspring, we sampled nearly all possible parents of salmon that returned from 2013 – 2020, and nearly all (98%) parents of salmon that returned in 2012. Taken together, the pedigree identifies both the parents and offspring of candidate parents released </w:t>
      </w:r>
      <w:r w:rsidRPr="00E66B1A">
        <w:rPr>
          <w:rFonts w:ascii="Times New Roman" w:eastAsia="Times New Roman" w:hAnsi="Times New Roman" w:cs="Times New Roman"/>
          <w:sz w:val="24"/>
          <w:szCs w:val="24"/>
        </w:rPr>
        <w:lastRenderedPageBreak/>
        <w:t>above the dam from 2012 – 2015. Our results are focused on candidate parents from these four years.</w:t>
      </w:r>
    </w:p>
    <w:p w14:paraId="1995E182" w14:textId="16A1B2A0"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We consider</w:t>
      </w:r>
      <w:r w:rsidR="00330128" w:rsidRPr="00E66B1A">
        <w:rPr>
          <w:rFonts w:ascii="Times New Roman" w:eastAsia="Times New Roman" w:hAnsi="Times New Roman" w:cs="Times New Roman"/>
          <w:sz w:val="24"/>
          <w:szCs w:val="24"/>
        </w:rPr>
        <w:t>ed</w:t>
      </w:r>
      <w:r w:rsidRPr="00E66B1A">
        <w:rPr>
          <w:rFonts w:ascii="Times New Roman" w:eastAsia="Times New Roman" w:hAnsi="Times New Roman" w:cs="Times New Roman"/>
          <w:sz w:val="24"/>
          <w:szCs w:val="24"/>
        </w:rPr>
        <w:t xml:space="preserve"> three focal groups of candidate parents released above the </w:t>
      </w:r>
      <w:r w:rsidR="00330128" w:rsidRPr="00E66B1A">
        <w:rPr>
          <w:rFonts w:ascii="Times New Roman" w:eastAsia="Times New Roman" w:hAnsi="Times New Roman" w:cs="Times New Roman"/>
          <w:sz w:val="24"/>
          <w:szCs w:val="24"/>
        </w:rPr>
        <w:t xml:space="preserve">Cougar </w:t>
      </w:r>
      <w:r w:rsidRPr="00E66B1A">
        <w:rPr>
          <w:rFonts w:ascii="Times New Roman" w:eastAsia="Times New Roman" w:hAnsi="Times New Roman" w:cs="Times New Roman"/>
          <w:sz w:val="24"/>
          <w:szCs w:val="24"/>
        </w:rPr>
        <w:t>dam from 2012 – 2015</w:t>
      </w:r>
      <w:r w:rsidR="00971065"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HOR,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and NOR. We refer to this variable as </w:t>
      </w:r>
      <w:r w:rsidR="00A634FB" w:rsidRPr="00E66B1A">
        <w:rPr>
          <w:rFonts w:ascii="Times New Roman" w:eastAsia="Times New Roman" w:hAnsi="Times New Roman" w:cs="Times New Roman"/>
          <w:i/>
          <w:sz w:val="24"/>
          <w:szCs w:val="24"/>
        </w:rPr>
        <w:t>origin.</w:t>
      </w:r>
      <w:r w:rsidRPr="00E66B1A">
        <w:rPr>
          <w:rFonts w:ascii="Times New Roman" w:eastAsia="Times New Roman" w:hAnsi="Times New Roman" w:cs="Times New Roman"/>
          <w:sz w:val="24"/>
          <w:szCs w:val="24"/>
        </w:rPr>
        <w:t xml:space="preserve"> HOR</w:t>
      </w:r>
      <w:r w:rsidR="00382E91" w:rsidRPr="00E66B1A">
        <w:rPr>
          <w:rFonts w:ascii="Times New Roman" w:eastAsia="Times New Roman" w:hAnsi="Times New Roman" w:cs="Times New Roman"/>
          <w:sz w:val="24"/>
          <w:szCs w:val="24"/>
        </w:rPr>
        <w:t>s</w:t>
      </w:r>
      <w:r w:rsidRPr="00E66B1A">
        <w:rPr>
          <w:rFonts w:ascii="Times New Roman" w:eastAsia="Times New Roman" w:hAnsi="Times New Roman" w:cs="Times New Roman"/>
          <w:sz w:val="24"/>
          <w:szCs w:val="24"/>
        </w:rPr>
        <w:t xml:space="preserve"> are </w:t>
      </w:r>
      <w:r w:rsidR="00A2437E" w:rsidRPr="00E66B1A">
        <w:rPr>
          <w:rFonts w:ascii="Times New Roman" w:eastAsia="Times New Roman" w:hAnsi="Times New Roman" w:cs="Times New Roman"/>
          <w:sz w:val="24"/>
          <w:szCs w:val="24"/>
        </w:rPr>
        <w:t xml:space="preserve">hatchery-produced </w:t>
      </w:r>
      <w:r w:rsidRPr="00E66B1A">
        <w:rPr>
          <w:rFonts w:ascii="Times New Roman" w:eastAsia="Times New Roman" w:hAnsi="Times New Roman" w:cs="Times New Roman"/>
          <w:sz w:val="24"/>
          <w:szCs w:val="24"/>
        </w:rPr>
        <w:t xml:space="preserve">salmon </w:t>
      </w:r>
      <w:r w:rsidR="00971065" w:rsidRPr="00E66B1A">
        <w:rPr>
          <w:rFonts w:ascii="Times New Roman" w:hAnsi="Times New Roman" w:cs="Times New Roman"/>
          <w:sz w:val="24"/>
          <w:szCs w:val="24"/>
        </w:rPr>
        <w:t>that were spawned and reared to the yearling smolt stage in the hatchery and then collected as returning adults at the hatcheries on the mainstem or at the Cougar trap</w:t>
      </w:r>
      <w:r w:rsidRPr="00E66B1A">
        <w:rPr>
          <w:rFonts w:ascii="Times New Roman" w:eastAsia="Times New Roman" w:hAnsi="Times New Roman" w:cs="Times New Roman"/>
          <w:sz w:val="24"/>
          <w:szCs w:val="24"/>
        </w:rPr>
        <w: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are the first generation, wild-born descendants</w:t>
      </w:r>
      <w:commentRangeStart w:id="25"/>
      <w:commentRangeStart w:id="26"/>
      <w:commentRangeEnd w:id="25"/>
      <w:r w:rsidR="00011B7C" w:rsidRPr="00E66B1A">
        <w:rPr>
          <w:rStyle w:val="CommentReference"/>
          <w:rFonts w:ascii="Times New Roman" w:hAnsi="Times New Roman" w:cs="Times New Roman"/>
        </w:rPr>
        <w:commentReference w:id="25"/>
      </w:r>
      <w:commentRangeEnd w:id="26"/>
      <w:r w:rsidR="00B465CC" w:rsidRPr="00E66B1A">
        <w:rPr>
          <w:rStyle w:val="CommentReference"/>
          <w:rFonts w:ascii="Times New Roman" w:hAnsi="Times New Roman" w:cs="Times New Roman"/>
        </w:rPr>
        <w:commentReference w:id="26"/>
      </w:r>
      <w:ins w:id="27" w:author="Kathleen O'Malley" w:date="2023-07-08T10:45:00Z">
        <w:r w:rsidR="00011B7C" w:rsidRPr="00E66B1A">
          <w:rPr>
            <w:rFonts w:ascii="Times New Roman" w:eastAsia="Times New Roman" w:hAnsi="Times New Roman" w:cs="Times New Roman"/>
            <w:sz w:val="24"/>
            <w:szCs w:val="24"/>
          </w:rPr>
          <w:t xml:space="preserve"> </w:t>
        </w:r>
      </w:ins>
      <w:r w:rsidRPr="00E66B1A">
        <w:rPr>
          <w:rFonts w:ascii="Times New Roman" w:eastAsia="Times New Roman" w:hAnsi="Times New Roman" w:cs="Times New Roman"/>
          <w:sz w:val="24"/>
          <w:szCs w:val="24"/>
        </w:rPr>
        <w:t>of</w:t>
      </w:r>
      <w:r w:rsidR="00330128" w:rsidRPr="00E66B1A">
        <w:rPr>
          <w:rFonts w:ascii="Times New Roman" w:eastAsia="Times New Roman" w:hAnsi="Times New Roman" w:cs="Times New Roman"/>
          <w:sz w:val="24"/>
          <w:szCs w:val="24"/>
        </w:rPr>
        <w:t xml:space="preserve"> two</w:t>
      </w:r>
      <w:r w:rsidRPr="00E66B1A">
        <w:rPr>
          <w:rFonts w:ascii="Times New Roman" w:eastAsia="Times New Roman" w:hAnsi="Times New Roman" w:cs="Times New Roman"/>
          <w:sz w:val="24"/>
          <w:szCs w:val="24"/>
        </w:rPr>
        <w:t xml:space="preserve"> HOR salmon</w:t>
      </w:r>
      <w:r w:rsidR="00330128"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released above the dam</w:t>
      </w:r>
      <w:r w:rsidR="00330128" w:rsidRPr="00E66B1A">
        <w:rPr>
          <w:rFonts w:ascii="Times New Roman" w:eastAsia="Times New Roman" w:hAnsi="Times New Roman" w:cs="Times New Roman"/>
          <w:sz w:val="24"/>
          <w:szCs w:val="24"/>
        </w:rPr>
        <w:t xml:space="preserve"> in previous years</w:t>
      </w:r>
      <w:r w:rsidRPr="00E66B1A">
        <w:rPr>
          <w:rFonts w:ascii="Times New Roman" w:eastAsia="Times New Roman" w:hAnsi="Times New Roman" w:cs="Times New Roman"/>
          <w:sz w:val="24"/>
          <w:szCs w:val="24"/>
        </w:rPr>
        <w:t>. Both parents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must be inferred in the pedigree and both must be HOR. Finally, NORs are any wild-born salmon released above the dam that do not assign to a parent previously released above the dam. These salmon are presumed to </w:t>
      </w:r>
      <w:r w:rsidR="00B465CC" w:rsidRPr="00E66B1A">
        <w:rPr>
          <w:rFonts w:ascii="Times New Roman" w:eastAsia="Times New Roman" w:hAnsi="Times New Roman" w:cs="Times New Roman"/>
          <w:sz w:val="24"/>
          <w:szCs w:val="24"/>
        </w:rPr>
        <w:t xml:space="preserve">have been </w:t>
      </w:r>
      <w:r w:rsidRPr="00E66B1A">
        <w:rPr>
          <w:rFonts w:ascii="Times New Roman" w:eastAsia="Times New Roman" w:hAnsi="Times New Roman" w:cs="Times New Roman"/>
          <w:sz w:val="24"/>
          <w:szCs w:val="24"/>
        </w:rPr>
        <w:t>produced below the dam, on the mainstem</w:t>
      </w:r>
      <w:r w:rsidR="00B465CC" w:rsidRPr="00E66B1A">
        <w:rPr>
          <w:rFonts w:ascii="Times New Roman" w:eastAsia="Times New Roman" w:hAnsi="Times New Roman" w:cs="Times New Roman"/>
          <w:sz w:val="24"/>
          <w:szCs w:val="24"/>
        </w:rPr>
        <w:t xml:space="preserve"> McKenzie River</w:t>
      </w:r>
      <w:r w:rsidRPr="00E66B1A">
        <w:rPr>
          <w:rFonts w:ascii="Times New Roman" w:eastAsia="Times New Roman" w:hAnsi="Times New Roman" w:cs="Times New Roman"/>
          <w:sz w:val="24"/>
          <w:szCs w:val="24"/>
        </w:rPr>
        <w:t>, or elsewhere.</w:t>
      </w:r>
      <w:r w:rsidR="00971065" w:rsidRPr="00E66B1A">
        <w:rPr>
          <w:rFonts w:ascii="Times New Roman" w:eastAsia="Times New Roman" w:hAnsi="Times New Roman" w:cs="Times New Roman"/>
          <w:sz w:val="24"/>
          <w:szCs w:val="24"/>
        </w:rPr>
        <w:t xml:space="preserve"> NORs possess an unknown level of hatchery ancestry.</w:t>
      </w:r>
      <w:r w:rsidRPr="00E66B1A">
        <w:rPr>
          <w:rFonts w:ascii="Times New Roman" w:eastAsia="Times New Roman" w:hAnsi="Times New Roman" w:cs="Times New Roman"/>
          <w:sz w:val="24"/>
          <w:szCs w:val="24"/>
        </w:rPr>
        <w:t xml:space="preserve"> We d</w:t>
      </w:r>
      <w:r w:rsidR="00330128" w:rsidRPr="00E66B1A">
        <w:rPr>
          <w:rFonts w:ascii="Times New Roman" w:eastAsia="Times New Roman" w:hAnsi="Times New Roman" w:cs="Times New Roman"/>
          <w:sz w:val="24"/>
          <w:szCs w:val="24"/>
        </w:rPr>
        <w:t>id</w:t>
      </w:r>
      <w:r w:rsidRPr="00E66B1A">
        <w:rPr>
          <w:rFonts w:ascii="Times New Roman" w:eastAsia="Times New Roman" w:hAnsi="Times New Roman" w:cs="Times New Roman"/>
          <w:sz w:val="24"/>
          <w:szCs w:val="24"/>
        </w:rPr>
        <w:t xml:space="preserve"> not consider other candidate parents from 2012 – 2015 that do not fall into one of these three groups. For example, individuals that assign</w:t>
      </w:r>
      <w:r w:rsidR="00330128" w:rsidRPr="00E66B1A">
        <w:rPr>
          <w:rFonts w:ascii="Times New Roman" w:eastAsia="Times New Roman" w:hAnsi="Times New Roman" w:cs="Times New Roman"/>
          <w:sz w:val="24"/>
          <w:szCs w:val="24"/>
        </w:rPr>
        <w:t>ed</w:t>
      </w:r>
      <w:r w:rsidRPr="00E66B1A">
        <w:rPr>
          <w:rFonts w:ascii="Times New Roman" w:eastAsia="Times New Roman" w:hAnsi="Times New Roman" w:cs="Times New Roman"/>
          <w:sz w:val="24"/>
          <w:szCs w:val="24"/>
        </w:rPr>
        <w:t xml:space="preserve"> to a single parent, or individuals </w:t>
      </w:r>
      <w:r w:rsidR="00A634FB" w:rsidRPr="00E66B1A">
        <w:rPr>
          <w:rFonts w:ascii="Times New Roman" w:eastAsia="Times New Roman" w:hAnsi="Times New Roman" w:cs="Times New Roman"/>
          <w:sz w:val="24"/>
          <w:szCs w:val="24"/>
        </w:rPr>
        <w:t xml:space="preserve">that are offspring of </w:t>
      </w:r>
      <w:r w:rsidRPr="00E66B1A">
        <w:rPr>
          <w:rFonts w:ascii="Times New Roman" w:eastAsia="Times New Roman" w:hAnsi="Times New Roman" w:cs="Times New Roman"/>
          <w:sz w:val="24"/>
          <w:szCs w:val="24"/>
        </w:rPr>
        <w:t xml:space="preserve">mixed (i.e., HOR x </w:t>
      </w:r>
      <w:r w:rsidR="00B465CC" w:rsidRPr="00E66B1A">
        <w:rPr>
          <w:rFonts w:ascii="Times New Roman" w:eastAsia="Times New Roman" w:hAnsi="Times New Roman" w:cs="Times New Roman"/>
          <w:sz w:val="24"/>
          <w:szCs w:val="24"/>
        </w:rPr>
        <w:t>NOR</w:t>
      </w:r>
      <w:r w:rsidRPr="00E66B1A">
        <w:rPr>
          <w:rFonts w:ascii="Times New Roman" w:eastAsia="Times New Roman" w:hAnsi="Times New Roman" w:cs="Times New Roman"/>
          <w:sz w:val="24"/>
          <w:szCs w:val="24"/>
        </w:rPr>
        <w:t xml:space="preserve">) mate pairs </w:t>
      </w:r>
      <w:r w:rsidR="00330128" w:rsidRPr="00E66B1A">
        <w:rPr>
          <w:rFonts w:ascii="Times New Roman" w:eastAsia="Times New Roman" w:hAnsi="Times New Roman" w:cs="Times New Roman"/>
          <w:sz w:val="24"/>
          <w:szCs w:val="24"/>
        </w:rPr>
        <w:t>we</w:t>
      </w:r>
      <w:r w:rsidRPr="00E66B1A">
        <w:rPr>
          <w:rFonts w:ascii="Times New Roman" w:eastAsia="Times New Roman" w:hAnsi="Times New Roman" w:cs="Times New Roman"/>
          <w:sz w:val="24"/>
          <w:szCs w:val="24"/>
        </w:rPr>
        <w:t>re not analyzed.</w:t>
      </w:r>
    </w:p>
    <w:p w14:paraId="25F90614" w14:textId="77777777" w:rsidR="0068209D" w:rsidRPr="00E66B1A" w:rsidRDefault="00042B1D" w:rsidP="003D0273">
      <w:pPr>
        <w:pStyle w:val="Heading2"/>
        <w:keepNext w:val="0"/>
        <w:keepLines w:val="0"/>
        <w:spacing w:after="120" w:line="360" w:lineRule="auto"/>
      </w:pPr>
      <w:bookmarkStart w:id="28" w:name="_f9e8cnas4o66" w:colFirst="0" w:colLast="0"/>
      <w:bookmarkEnd w:id="28"/>
      <w:r w:rsidRPr="00E66B1A">
        <w:t xml:space="preserve"> </w:t>
      </w:r>
    </w:p>
    <w:p w14:paraId="5D6AFC8A" w14:textId="77777777" w:rsidR="0068209D" w:rsidRPr="00E66B1A" w:rsidRDefault="00042B1D" w:rsidP="003D0273">
      <w:pPr>
        <w:pStyle w:val="Heading2"/>
        <w:keepNext w:val="0"/>
        <w:keepLines w:val="0"/>
        <w:spacing w:after="120" w:line="360" w:lineRule="auto"/>
      </w:pPr>
      <w:bookmarkStart w:id="29" w:name="_9mciarq3rnfu" w:colFirst="0" w:colLast="0"/>
      <w:bookmarkEnd w:id="29"/>
      <w:r w:rsidRPr="00E66B1A">
        <w:t>Body Length</w:t>
      </w:r>
    </w:p>
    <w:p w14:paraId="6C671AB7" w14:textId="405201C5"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We compared body lengths of HORs,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and NORs released above the dam from 2012 </w:t>
      </w:r>
      <w:r w:rsidR="002723AB"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2015 with body lengths of wild-born individuals encountered as carcasses on the mainstem McKenzie River, and on the South Fork McKenzie River below Cougar Dam. Body length was measured for HORs,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and NORs at the Cougar Trap prior to release above the dam. Body length was measured for carcass samples during spawning ground surveys conducted on the mainstem and South Fork McKenzie River from 2012 </w:t>
      </w:r>
      <w:r w:rsidR="002723AB"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2015 (</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 xml:space="preserve"> = 610). We fit a linear model on body length with three fixed effects, </w:t>
      </w:r>
      <w:r w:rsidRPr="00E66B1A">
        <w:rPr>
          <w:rFonts w:ascii="Times New Roman" w:eastAsia="Times New Roman" w:hAnsi="Times New Roman" w:cs="Times New Roman"/>
          <w:i/>
          <w:sz w:val="24"/>
          <w:szCs w:val="24"/>
        </w:rPr>
        <w:t xml:space="preserve">year, sex, </w:t>
      </w:r>
      <w:r w:rsidRPr="00E66B1A">
        <w:rPr>
          <w:rFonts w:ascii="Times New Roman" w:eastAsia="Times New Roman" w:hAnsi="Times New Roman" w:cs="Times New Roman"/>
          <w:sz w:val="24"/>
          <w:szCs w:val="24"/>
        </w:rPr>
        <w:t>and</w:t>
      </w:r>
      <w:r w:rsidRPr="00E66B1A">
        <w:rPr>
          <w:rFonts w:ascii="Times New Roman" w:eastAsia="Times New Roman" w:hAnsi="Times New Roman" w:cs="Times New Roman"/>
          <w:i/>
          <w:sz w:val="24"/>
          <w:szCs w:val="24"/>
        </w:rPr>
        <w:t xml:space="preserve"> group</w:t>
      </w:r>
      <w:r w:rsidRPr="00E66B1A">
        <w:rPr>
          <w:rFonts w:ascii="Times New Roman" w:eastAsia="Times New Roman" w:hAnsi="Times New Roman" w:cs="Times New Roman"/>
          <w:sz w:val="24"/>
          <w:szCs w:val="24"/>
        </w:rPr>
        <w:t xml:space="preserve"> (HOR,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NOR, Carcass)</w:t>
      </w:r>
      <w:r w:rsidRPr="00E66B1A">
        <w:rPr>
          <w:rFonts w:ascii="Times New Roman" w:eastAsia="Times New Roman" w:hAnsi="Times New Roman" w:cs="Times New Roman"/>
          <w:i/>
          <w:sz w:val="24"/>
          <w:szCs w:val="24"/>
        </w:rPr>
        <w:t xml:space="preserve">, </w:t>
      </w:r>
      <w:r w:rsidRPr="00E66B1A">
        <w:rPr>
          <w:rFonts w:ascii="Times New Roman" w:eastAsia="Times New Roman" w:hAnsi="Times New Roman" w:cs="Times New Roman"/>
          <w:sz w:val="24"/>
          <w:szCs w:val="24"/>
        </w:rPr>
        <w:t xml:space="preserve">and the </w:t>
      </w:r>
      <w:r w:rsidRPr="00E66B1A">
        <w:rPr>
          <w:rFonts w:ascii="Times New Roman" w:eastAsia="Times New Roman" w:hAnsi="Times New Roman" w:cs="Times New Roman"/>
          <w:i/>
          <w:sz w:val="24"/>
          <w:szCs w:val="24"/>
        </w:rPr>
        <w:t>group</w:t>
      </w:r>
      <w:r w:rsidRPr="00E66B1A">
        <w:rPr>
          <w:rFonts w:ascii="Times New Roman" w:eastAsia="Times New Roman" w:hAnsi="Times New Roman" w:cs="Times New Roman"/>
          <w:sz w:val="24"/>
          <w:szCs w:val="24"/>
        </w:rPr>
        <w:t>*</w:t>
      </w:r>
      <w:r w:rsidRPr="00E66B1A">
        <w:rPr>
          <w:rFonts w:ascii="Times New Roman" w:eastAsia="Times New Roman" w:hAnsi="Times New Roman" w:cs="Times New Roman"/>
          <w:i/>
          <w:sz w:val="24"/>
          <w:szCs w:val="24"/>
        </w:rPr>
        <w:t xml:space="preserve">sex </w:t>
      </w:r>
      <w:r w:rsidRPr="00E66B1A">
        <w:rPr>
          <w:rFonts w:ascii="Times New Roman" w:eastAsia="Times New Roman" w:hAnsi="Times New Roman" w:cs="Times New Roman"/>
          <w:sz w:val="24"/>
          <w:szCs w:val="24"/>
        </w:rPr>
        <w:t xml:space="preserve">interaction. We validated the model using Pearson residuals and evaluated significance with an F-test and type II sums of squares. We used the </w:t>
      </w:r>
      <w:r w:rsidRPr="00E66B1A">
        <w:rPr>
          <w:rFonts w:ascii="Times New Roman" w:eastAsia="Times New Roman" w:hAnsi="Times New Roman" w:cs="Times New Roman"/>
          <w:i/>
          <w:sz w:val="24"/>
          <w:szCs w:val="24"/>
        </w:rPr>
        <w:t xml:space="preserve">emmeans </w:t>
      </w:r>
      <w:r w:rsidRPr="00E66B1A">
        <w:rPr>
          <w:rFonts w:ascii="Times New Roman" w:eastAsia="Times New Roman" w:hAnsi="Times New Roman" w:cs="Times New Roman"/>
          <w:sz w:val="24"/>
          <w:szCs w:val="24"/>
        </w:rPr>
        <w:t xml:space="preserve">package in R to conduct </w:t>
      </w:r>
      <w:r w:rsidRPr="00E66B1A">
        <w:rPr>
          <w:rFonts w:ascii="Times New Roman" w:eastAsia="Times New Roman" w:hAnsi="Times New Roman" w:cs="Times New Roman"/>
          <w:i/>
          <w:sz w:val="24"/>
          <w:szCs w:val="24"/>
        </w:rPr>
        <w:t>post-hoc</w:t>
      </w:r>
      <w:r w:rsidRPr="00E66B1A">
        <w:rPr>
          <w:rFonts w:ascii="Times New Roman" w:eastAsia="Times New Roman" w:hAnsi="Times New Roman" w:cs="Times New Roman"/>
          <w:sz w:val="24"/>
          <w:szCs w:val="24"/>
        </w:rPr>
        <w:t xml:space="preserve"> estimation of marginal mean lengths and hypothesis testing.</w:t>
      </w:r>
    </w:p>
    <w:p w14:paraId="4A78BD7D"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150A4A8A" w14:textId="77777777" w:rsidR="0068209D" w:rsidRPr="00E66B1A" w:rsidRDefault="00042B1D" w:rsidP="003D0273">
      <w:pPr>
        <w:pStyle w:val="Heading2"/>
        <w:spacing w:after="120" w:line="360" w:lineRule="auto"/>
      </w:pPr>
      <w:bookmarkStart w:id="30" w:name="_xoupuggrp722" w:colFirst="0" w:colLast="0"/>
      <w:bookmarkEnd w:id="30"/>
      <w:r w:rsidRPr="00E66B1A">
        <w:lastRenderedPageBreak/>
        <w:t>Relative Reproductive Success</w:t>
      </w:r>
    </w:p>
    <w:p w14:paraId="46DA59B6" w14:textId="32D8CE2B"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We defined total lifetime fitness (TLF) as the number of adult offspring produced by each candidate parent released above the dam </w:t>
      </w:r>
      <w:r w:rsidR="00CD5904" w:rsidRPr="00E66B1A">
        <w:rPr>
          <w:rFonts w:ascii="Times New Roman" w:eastAsia="Times New Roman" w:hAnsi="Times New Roman" w:cs="Times New Roman"/>
          <w:sz w:val="24"/>
          <w:szCs w:val="24"/>
        </w:rPr>
        <w:fldChar w:fldCharType="begin"/>
      </w:r>
      <w:r w:rsidR="00CD5904" w:rsidRPr="00E66B1A">
        <w:rPr>
          <w:rFonts w:ascii="Times New Roman" w:eastAsia="Times New Roman" w:hAnsi="Times New Roman" w:cs="Times New Roman"/>
          <w:sz w:val="24"/>
          <w:szCs w:val="24"/>
        </w:rPr>
        <w:instrText xml:space="preserve"> ADDIN EN.CITE &lt;EndNote&gt;&lt;Cite&gt;&lt;Author&gt;O’Malley&lt;/Author&gt;&lt;Year&gt;2023&lt;/Year&gt;&lt;RecNum&gt;1747&lt;/RecNum&gt;&lt;DisplayText&gt;(O’Malley et al. 2023)&lt;/DisplayText&gt;&lt;record&gt;&lt;rec-number&gt;1747&lt;/rec-number&gt;&lt;foreign-keys&gt;&lt;key app="EN" db-id="fstdwt0t3xzrskewzvmxpsf80xx25990rfrd" timestamp="1685494990"&gt;1747&lt;/key&gt;&lt;/foreign-keys&gt;&lt;ref-type name="Journal Article"&gt;17&lt;/ref-type&gt;&lt;contributors&gt;&lt;authors&gt;&lt;author&gt;O’Malley, Kathleen G; Dayan, David I;&lt;/author&gt;&lt;author&gt;Fitzpatrick, Cristín K;&lt;/author&gt;&lt;author&gt;Couture, Ryan&lt;/author&gt;&lt;/authors&gt;&lt;/contributors&gt;&lt;titles&gt;&lt;title&gt;Evaluating spring Chinook salmon releases above Cougar Dam, on the South Fork McKenzie River, using genetic parentage analysis&lt;/title&gt;&lt;secondary-title&gt;Report to the US Army Corps of Engineers, Portland District, Portland, Oregon&lt;/secondary-title&gt;&lt;/titles&gt;&lt;periodical&gt;&lt;full-title&gt;Report to the US Army Corps of Engineers, Portland District, Portland, Oregon&lt;/full-title&gt;&lt;/periodical&gt;&lt;dates&gt;&lt;year&gt;2023&lt;/year&gt;&lt;/dates&gt;&lt;urls&gt;&lt;/urls&gt;&lt;/record&gt;&lt;/Cite&gt;&lt;/EndNote&gt;</w:instrText>
      </w:r>
      <w:r w:rsidR="00CD5904" w:rsidRPr="00E66B1A">
        <w:rPr>
          <w:rFonts w:ascii="Times New Roman" w:eastAsia="Times New Roman" w:hAnsi="Times New Roman" w:cs="Times New Roman"/>
          <w:sz w:val="24"/>
          <w:szCs w:val="24"/>
        </w:rPr>
        <w:fldChar w:fldCharType="separate"/>
      </w:r>
      <w:r w:rsidR="00CD5904" w:rsidRPr="00E66B1A">
        <w:rPr>
          <w:rFonts w:ascii="Times New Roman" w:eastAsia="Times New Roman" w:hAnsi="Times New Roman" w:cs="Times New Roman"/>
          <w:noProof/>
          <w:sz w:val="24"/>
          <w:szCs w:val="24"/>
        </w:rPr>
        <w:t>(O’Malley et al. 2023)</w:t>
      </w:r>
      <w:r w:rsidR="00CD5904" w:rsidRPr="00E66B1A">
        <w:rPr>
          <w:rFonts w:ascii="Times New Roman" w:eastAsia="Times New Roman" w:hAnsi="Times New Roman" w:cs="Times New Roman"/>
          <w:sz w:val="24"/>
          <w:szCs w:val="24"/>
        </w:rPr>
        <w:fldChar w:fldCharType="end"/>
      </w:r>
      <w:r w:rsidR="0096718F"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To address if there were fitness differences among HORs,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and NORs, we first estimated relative reproductive success (RRS) using a model-based approach that permits parsing of the effect of </w:t>
      </w:r>
      <w:r w:rsidR="00A634FB" w:rsidRPr="00E66B1A">
        <w:rPr>
          <w:rFonts w:ascii="Times New Roman" w:eastAsia="Times New Roman" w:hAnsi="Times New Roman" w:cs="Times New Roman"/>
          <w:i/>
          <w:sz w:val="24"/>
          <w:szCs w:val="24"/>
        </w:rPr>
        <w:t>origin</w:t>
      </w:r>
      <w:r w:rsidRPr="00E66B1A">
        <w:rPr>
          <w:rFonts w:ascii="Times New Roman" w:eastAsia="Times New Roman" w:hAnsi="Times New Roman" w:cs="Times New Roman"/>
          <w:sz w:val="24"/>
          <w:szCs w:val="24"/>
        </w:rPr>
        <w:t xml:space="preserve"> from covariates such as </w:t>
      </w:r>
      <w:r w:rsidRPr="00E66B1A">
        <w:rPr>
          <w:rFonts w:ascii="Times New Roman" w:eastAsia="Times New Roman" w:hAnsi="Times New Roman" w:cs="Times New Roman"/>
          <w:i/>
          <w:sz w:val="24"/>
          <w:szCs w:val="24"/>
        </w:rPr>
        <w:t>body length</w:t>
      </w:r>
      <w:r w:rsidRPr="00E66B1A">
        <w:rPr>
          <w:rFonts w:ascii="Times New Roman" w:eastAsia="Times New Roman" w:hAnsi="Times New Roman" w:cs="Times New Roman"/>
          <w:sz w:val="24"/>
          <w:szCs w:val="24"/>
        </w:rPr>
        <w:t xml:space="preserve"> and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In a complementary approach, we estimated RRS by </w:t>
      </w:r>
      <w:r w:rsidR="001E77CB" w:rsidRPr="00E66B1A">
        <w:rPr>
          <w:rFonts w:ascii="Times New Roman" w:eastAsia="Times New Roman" w:hAnsi="Times New Roman" w:cs="Times New Roman"/>
          <w:sz w:val="24"/>
          <w:szCs w:val="24"/>
        </w:rPr>
        <w:t>calculating simple ratios of mean TLF between all pairwise comparisons of HORs, F</w:t>
      </w:r>
      <w:r w:rsidR="001E77CB" w:rsidRPr="00E66B1A">
        <w:rPr>
          <w:rFonts w:ascii="Times New Roman" w:eastAsia="Times New Roman" w:hAnsi="Times New Roman" w:cs="Times New Roman"/>
          <w:sz w:val="24"/>
          <w:szCs w:val="24"/>
          <w:vertAlign w:val="subscript"/>
        </w:rPr>
        <w:t>1</w:t>
      </w:r>
      <w:r w:rsidR="001E77CB" w:rsidRPr="00E66B1A">
        <w:rPr>
          <w:rFonts w:ascii="Times New Roman" w:eastAsia="Times New Roman" w:hAnsi="Times New Roman" w:cs="Times New Roman"/>
          <w:sz w:val="24"/>
          <w:szCs w:val="24"/>
        </w:rPr>
        <w:t>s, and NORs</w:t>
      </w:r>
      <w:r w:rsidRPr="00E66B1A">
        <w:rPr>
          <w:rFonts w:ascii="Times New Roman" w:eastAsia="Times New Roman" w:hAnsi="Times New Roman" w:cs="Times New Roman"/>
          <w:sz w:val="24"/>
          <w:szCs w:val="24"/>
        </w:rPr>
        <w:t xml:space="preserve">. To distinguish between the two approaches, we refer to RRS estimates as </w:t>
      </w:r>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 xml:space="preserve">RRS and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respectively.</w:t>
      </w:r>
    </w:p>
    <w:p w14:paraId="41B08331" w14:textId="339F8238"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In the model</w:t>
      </w:r>
      <w:r w:rsidR="006E4D9A"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based approach, we began by fitting a generalized linear mixed model on TLF using the </w:t>
      </w:r>
      <w:r w:rsidRPr="00E66B1A">
        <w:rPr>
          <w:rFonts w:ascii="Times New Roman" w:eastAsia="Times New Roman" w:hAnsi="Times New Roman" w:cs="Times New Roman"/>
          <w:i/>
          <w:sz w:val="24"/>
          <w:szCs w:val="24"/>
        </w:rPr>
        <w:t>glmmTMB</w:t>
      </w:r>
      <w:r w:rsidRPr="00E66B1A">
        <w:rPr>
          <w:rFonts w:ascii="Times New Roman" w:eastAsia="Times New Roman" w:hAnsi="Times New Roman" w:cs="Times New Roman"/>
          <w:sz w:val="24"/>
          <w:szCs w:val="24"/>
        </w:rPr>
        <w:t xml:space="preserve"> package in </w:t>
      </w:r>
      <w:r w:rsidRPr="00E66B1A">
        <w:rPr>
          <w:rFonts w:ascii="Times New Roman" w:eastAsia="Times New Roman" w:hAnsi="Times New Roman" w:cs="Times New Roman"/>
          <w:i/>
          <w:sz w:val="24"/>
          <w:szCs w:val="24"/>
        </w:rPr>
        <w:t>R</w:t>
      </w:r>
      <w:r w:rsidRPr="00E66B1A">
        <w:rPr>
          <w:rFonts w:ascii="Times New Roman" w:eastAsia="Times New Roman" w:hAnsi="Times New Roman" w:cs="Times New Roman"/>
          <w:sz w:val="24"/>
          <w:szCs w:val="24"/>
        </w:rPr>
        <w:t xml:space="preserve">. In addition to the effect of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 xml:space="preserve"> on TLF, we considered the influence of multiple potential covariates including </w:t>
      </w:r>
      <w:r w:rsidRPr="00E66B1A">
        <w:rPr>
          <w:rFonts w:ascii="Times New Roman" w:eastAsia="Times New Roman" w:hAnsi="Times New Roman" w:cs="Times New Roman"/>
          <w:i/>
          <w:sz w:val="24"/>
          <w:szCs w:val="24"/>
        </w:rPr>
        <w:t>sex, body length, release day</w:t>
      </w:r>
      <w:r w:rsidRPr="00E66B1A">
        <w:rPr>
          <w:rFonts w:ascii="Times New Roman" w:eastAsia="Times New Roman" w:hAnsi="Times New Roman" w:cs="Times New Roman"/>
          <w:sz w:val="24"/>
          <w:szCs w:val="24"/>
        </w:rPr>
        <w:t xml:space="preserve">, and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and two interaction terms, </w:t>
      </w:r>
      <w:r w:rsidRPr="00E66B1A">
        <w:rPr>
          <w:rFonts w:ascii="Times New Roman" w:eastAsia="Times New Roman" w:hAnsi="Times New Roman" w:cs="Times New Roman"/>
          <w:i/>
          <w:sz w:val="24"/>
          <w:szCs w:val="24"/>
        </w:rPr>
        <w:t xml:space="preserve">sex*release day </w:t>
      </w:r>
      <w:r w:rsidRPr="00E66B1A">
        <w:rPr>
          <w:rFonts w:ascii="Times New Roman" w:eastAsia="Times New Roman" w:hAnsi="Times New Roman" w:cs="Times New Roman"/>
          <w:sz w:val="24"/>
          <w:szCs w:val="24"/>
        </w:rPr>
        <w:t>and</w:t>
      </w:r>
      <w:r w:rsidRPr="00E66B1A">
        <w:rPr>
          <w:rFonts w:ascii="Times New Roman" w:eastAsia="Times New Roman" w:hAnsi="Times New Roman" w:cs="Times New Roman"/>
          <w:i/>
          <w:sz w:val="24"/>
          <w:szCs w:val="24"/>
        </w:rPr>
        <w:t xml:space="preserve"> sex*</w:t>
      </w:r>
      <w:r w:rsidR="00A634FB" w:rsidRPr="00E66B1A">
        <w:rPr>
          <w:rFonts w:ascii="Times New Roman" w:eastAsia="Times New Roman" w:hAnsi="Times New Roman" w:cs="Times New Roman"/>
          <w:i/>
          <w:sz w:val="24"/>
          <w:szCs w:val="24"/>
        </w:rPr>
        <w:t>orig</w:t>
      </w:r>
      <w:r w:rsidRPr="00E66B1A">
        <w:rPr>
          <w:rFonts w:ascii="Times New Roman" w:eastAsia="Times New Roman" w:hAnsi="Times New Roman" w:cs="Times New Roman"/>
          <w:i/>
          <w:sz w:val="24"/>
          <w:szCs w:val="24"/>
        </w:rPr>
        <w:t>in</w:t>
      </w:r>
      <w:r w:rsidRPr="00E66B1A">
        <w:rPr>
          <w:rFonts w:ascii="Times New Roman" w:eastAsia="Times New Roman" w:hAnsi="Times New Roman" w:cs="Times New Roman"/>
          <w:sz w:val="24"/>
          <w:szCs w:val="24"/>
        </w:rPr>
        <w:t xml:space="preserve">. We also included </w:t>
      </w:r>
      <w:r w:rsidRPr="00E66B1A">
        <w:rPr>
          <w:rFonts w:ascii="Times New Roman" w:eastAsia="Times New Roman" w:hAnsi="Times New Roman" w:cs="Times New Roman"/>
          <w:i/>
          <w:sz w:val="24"/>
          <w:szCs w:val="24"/>
        </w:rPr>
        <w:t>release group</w:t>
      </w:r>
      <w:r w:rsidRPr="00E66B1A">
        <w:rPr>
          <w:rFonts w:ascii="Times New Roman" w:eastAsia="Times New Roman" w:hAnsi="Times New Roman" w:cs="Times New Roman"/>
          <w:sz w:val="24"/>
          <w:szCs w:val="24"/>
        </w:rPr>
        <w:t xml:space="preserve"> as a random effect. </w:t>
      </w:r>
      <w:r w:rsidRPr="00E66B1A">
        <w:rPr>
          <w:rFonts w:ascii="Times New Roman" w:eastAsia="Times New Roman" w:hAnsi="Times New Roman" w:cs="Times New Roman"/>
          <w:i/>
          <w:sz w:val="24"/>
          <w:szCs w:val="24"/>
        </w:rPr>
        <w:t>Release day</w:t>
      </w:r>
      <w:r w:rsidRPr="00E66B1A">
        <w:rPr>
          <w:rFonts w:ascii="Times New Roman" w:eastAsia="Times New Roman" w:hAnsi="Times New Roman" w:cs="Times New Roman"/>
          <w:sz w:val="24"/>
          <w:szCs w:val="24"/>
        </w:rPr>
        <w:t xml:space="preserve"> was the Julian calendar day that individuals were released and was modeled as a continuous fixed effect. Previous work suggested that non-linear effects for </w:t>
      </w:r>
      <w:r w:rsidRPr="00E66B1A">
        <w:rPr>
          <w:rFonts w:ascii="Times New Roman" w:eastAsia="Times New Roman" w:hAnsi="Times New Roman" w:cs="Times New Roman"/>
          <w:i/>
          <w:sz w:val="24"/>
          <w:szCs w:val="24"/>
        </w:rPr>
        <w:t>release day</w:t>
      </w:r>
      <w:r w:rsidRPr="00E66B1A">
        <w:rPr>
          <w:rFonts w:ascii="Times New Roman" w:eastAsia="Times New Roman" w:hAnsi="Times New Roman" w:cs="Times New Roman"/>
          <w:sz w:val="24"/>
          <w:szCs w:val="24"/>
        </w:rPr>
        <w:t xml:space="preserve"> such as disruptive or stabilizing selection were not necessary</w:t>
      </w:r>
      <w:r w:rsidR="001E77CB" w:rsidRPr="00E66B1A">
        <w:rPr>
          <w:rFonts w:ascii="Times New Roman" w:eastAsia="Times New Roman" w:hAnsi="Times New Roman" w:cs="Times New Roman"/>
          <w:sz w:val="24"/>
          <w:szCs w:val="24"/>
        </w:rPr>
        <w:t xml:space="preserve">, and there was insufficient evidence to support a </w:t>
      </w:r>
      <w:r w:rsidR="001E77CB" w:rsidRPr="00E66B1A">
        <w:rPr>
          <w:rFonts w:ascii="Times New Roman" w:eastAsia="Times New Roman" w:hAnsi="Times New Roman" w:cs="Times New Roman"/>
          <w:i/>
          <w:iCs/>
          <w:sz w:val="24"/>
          <w:szCs w:val="24"/>
        </w:rPr>
        <w:t>year</w:t>
      </w:r>
      <w:r w:rsidR="001E77CB" w:rsidRPr="00E66B1A">
        <w:rPr>
          <w:rFonts w:ascii="Times New Roman" w:eastAsia="Times New Roman" w:hAnsi="Times New Roman" w:cs="Times New Roman"/>
          <w:sz w:val="24"/>
          <w:szCs w:val="24"/>
        </w:rPr>
        <w:t>*</w:t>
      </w:r>
      <w:r w:rsidR="001E77CB" w:rsidRPr="00E66B1A">
        <w:rPr>
          <w:rFonts w:ascii="Times New Roman" w:eastAsia="Times New Roman" w:hAnsi="Times New Roman" w:cs="Times New Roman"/>
          <w:i/>
          <w:iCs/>
          <w:sz w:val="24"/>
          <w:szCs w:val="24"/>
        </w:rPr>
        <w:t>release day</w:t>
      </w:r>
      <w:r w:rsidR="001E77CB" w:rsidRPr="00E66B1A">
        <w:rPr>
          <w:rFonts w:ascii="Times New Roman" w:eastAsia="Times New Roman" w:hAnsi="Times New Roman" w:cs="Times New Roman"/>
          <w:sz w:val="24"/>
          <w:szCs w:val="24"/>
        </w:rPr>
        <w:t xml:space="preserve"> interaction</w:t>
      </w:r>
      <w:r w:rsidRPr="00E66B1A">
        <w:rPr>
          <w:rFonts w:ascii="Times New Roman" w:eastAsia="Times New Roman" w:hAnsi="Times New Roman" w:cs="Times New Roman"/>
          <w:sz w:val="24"/>
          <w:szCs w:val="24"/>
        </w:rPr>
        <w:t xml:space="preserve"> (O’Malley et al. 2023). </w:t>
      </w:r>
      <w:r w:rsidRPr="00E66B1A">
        <w:rPr>
          <w:rFonts w:ascii="Times New Roman" w:eastAsia="Times New Roman" w:hAnsi="Times New Roman" w:cs="Times New Roman"/>
          <w:i/>
          <w:sz w:val="24"/>
          <w:szCs w:val="24"/>
        </w:rPr>
        <w:t>Release group</w:t>
      </w:r>
      <w:r w:rsidRPr="00E66B1A">
        <w:rPr>
          <w:rFonts w:ascii="Times New Roman" w:eastAsia="Times New Roman" w:hAnsi="Times New Roman" w:cs="Times New Roman"/>
          <w:sz w:val="24"/>
          <w:szCs w:val="24"/>
        </w:rPr>
        <w:t xml:space="preserve"> was the set of individuals released at a single location during a single day. Our modeling followed the recommendations of Zuur et al.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(2009)</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and Bolker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 ExcludeAuth="1"&gt;&lt;Author&gt;Bolker&lt;/Author&gt;&lt;Year&gt;2015&lt;/Year&gt;&lt;RecNum&gt;1522&lt;/RecNum&gt;&lt;DisplayText&gt;(2015)&lt;/DisplayText&gt;&lt;record&gt;&lt;rec-number&gt;1522&lt;/rec-number&gt;&lt;foreign-keys&gt;&lt;key app="EN" db-id="fstdwt0t3xzrskewzvmxpsf80xx25990rfrd" timestamp="1653422399"&gt;1522&lt;/key&gt;&lt;/foreign-keys&gt;&lt;ref-type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(2015)</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We conducted an exploratory data analysis to understand the relationship among predictors and compared model fit under negative binomial and zero-inflated negative binomial distributions. Model fit under different distributions was evaluated using AIC, BIC, rootograms and QQ-plots of randomized quantile residuals from the </w:t>
      </w:r>
      <w:r w:rsidRPr="00E66B1A">
        <w:rPr>
          <w:rFonts w:ascii="Times New Roman" w:eastAsia="Times New Roman" w:hAnsi="Times New Roman" w:cs="Times New Roman"/>
          <w:i/>
          <w:sz w:val="24"/>
          <w:szCs w:val="24"/>
        </w:rPr>
        <w:t xml:space="preserve">COUNTREG </w:t>
      </w:r>
      <w:r w:rsidRPr="00E66B1A">
        <w:rPr>
          <w:rFonts w:ascii="Times New Roman" w:eastAsia="Times New Roman" w:hAnsi="Times New Roman" w:cs="Times New Roman"/>
          <w:sz w:val="24"/>
          <w:szCs w:val="24"/>
        </w:rPr>
        <w:t xml:space="preserve">package in </w:t>
      </w:r>
      <w:r w:rsidRPr="00E66B1A">
        <w:rPr>
          <w:rFonts w:ascii="Times New Roman" w:eastAsia="Times New Roman" w:hAnsi="Times New Roman" w:cs="Times New Roman"/>
          <w:i/>
          <w:sz w:val="24"/>
          <w:szCs w:val="24"/>
        </w:rPr>
        <w:t>R</w:t>
      </w:r>
      <w:r w:rsidRPr="00E66B1A">
        <w:rPr>
          <w:rFonts w:ascii="Times New Roman" w:eastAsia="Times New Roman" w:hAnsi="Times New Roman" w:cs="Times New Roman"/>
          <w:sz w:val="24"/>
          <w:szCs w:val="24"/>
        </w:rPr>
        <w:t>. To quantify multicollinearity among categorical and continuous predictors we used the generalized variance inflation factor (GVIF</w:t>
      </w:r>
      <w:r w:rsidRPr="00E66B1A">
        <w:rPr>
          <w:rFonts w:ascii="Times New Roman" w:eastAsia="Times New Roman" w:hAnsi="Times New Roman" w:cs="Times New Roman"/>
          <w:sz w:val="24"/>
          <w:szCs w:val="24"/>
          <w:vertAlign w:val="superscript"/>
        </w:rPr>
        <w:t>1/(2*df)</w:t>
      </w:r>
      <w:r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&lt;EndNote&gt;&lt;Cite&gt;&lt;Author&gt;Fox&lt;/Author&gt;&lt;Year&gt;1992&lt;/Year&gt;&lt;RecNum&gt;1628&lt;/RecNum&gt;&lt;DisplayText&gt;(Fox and Monette 1992)&lt;/DisplayText&gt;&lt;record&gt;&lt;rec-number&gt;1628&lt;/rec-number&gt;&lt;foreign-keys&gt;&lt;key app="EN" db-id="fstdwt0t3xzrskewzvmxpsf80xx25990rfrd" timestamp="1675720706"&gt;1628&lt;/key&gt;&lt;/foreign-keys&gt;&lt;ref-type name="Journal Article"&gt;17&lt;/ref-type&gt;&lt;contributors&gt;&lt;authors&gt;&lt;author&gt;Fox, John&lt;/author&gt;&lt;author&gt;Monette, Georges&lt;/author&gt;&lt;/authors&gt;&lt;/contributors&gt;&lt;titles&gt;&lt;title&gt;Generalized collinearity diagnostics&lt;/title&gt;&lt;secondary-title&gt;Journal of the American Statistical Association&lt;/secondary-title&gt;&lt;/titles&gt;&lt;periodical&gt;&lt;full-title&gt;Journal of the American Statistical Association&lt;/full-title&gt;&lt;/periodical&gt;&lt;pages&gt;178-183&lt;/pages&gt;&lt;volume&gt;87&lt;/volume&gt;&lt;number&gt;417&lt;/number&gt;&lt;dates&gt;&lt;year&gt;1992&lt;/year&gt;&lt;/dates&gt;&lt;isbn&gt;0162-1459&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(Fox and Monette 1992)</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and a conservative cutoff of 2.0.</w:t>
      </w:r>
    </w:p>
    <w:p w14:paraId="2BA5D41B" w14:textId="276B6256"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After exploratory data analysis, we fit models using the negative binomial distribution and a log link function. 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 we conducted backwards stepwise model selection for fixed effects based on likelihood ratio </w:t>
      </w:r>
      <w:r w:rsidRPr="00E66B1A">
        <w:rPr>
          <w:rFonts w:ascii="Times New Roman" w:eastAsia="Times New Roman" w:hAnsi="Times New Roman" w:cs="Times New Roman"/>
          <w:sz w:val="24"/>
          <w:szCs w:val="24"/>
        </w:rPr>
        <w:lastRenderedPageBreak/>
        <w:t>tests for each predictor</w:t>
      </w:r>
      <w:r w:rsidR="001E77CB" w:rsidRPr="00E66B1A">
        <w:rPr>
          <w:rFonts w:ascii="Times New Roman" w:eastAsia="Times New Roman" w:hAnsi="Times New Roman" w:cs="Times New Roman"/>
          <w:sz w:val="24"/>
          <w:szCs w:val="24"/>
        </w:rPr>
        <w:t>, and a p-value cutoff of 0.05</w:t>
      </w:r>
      <w:r w:rsidRPr="00E66B1A">
        <w:rPr>
          <w:rFonts w:ascii="Times New Roman" w:eastAsia="Times New Roman" w:hAnsi="Times New Roman" w:cs="Times New Roman"/>
          <w:sz w:val="24"/>
          <w:szCs w:val="24"/>
        </w:rPr>
        <w:t>.</w:t>
      </w:r>
      <w:r w:rsidR="001E77CB" w:rsidRPr="00E66B1A">
        <w:rPr>
          <w:rFonts w:ascii="Times New Roman" w:eastAsia="Times New Roman" w:hAnsi="Times New Roman" w:cs="Times New Roman"/>
          <w:sz w:val="24"/>
          <w:szCs w:val="24"/>
        </w:rPr>
        <w:t xml:space="preserve"> We also considered alternative models with marginal </w:t>
      </w:r>
      <w:r w:rsidR="00A00002" w:rsidRPr="00E66B1A">
        <w:rPr>
          <w:rFonts w:ascii="Times New Roman" w:eastAsia="Times New Roman" w:hAnsi="Times New Roman" w:cs="Times New Roman"/>
          <w:sz w:val="24"/>
          <w:szCs w:val="24"/>
        </w:rPr>
        <w:t xml:space="preserve">differences in </w:t>
      </w:r>
      <w:r w:rsidR="001E77CB" w:rsidRPr="00E66B1A">
        <w:rPr>
          <w:rFonts w:ascii="Times New Roman" w:eastAsia="Times New Roman" w:hAnsi="Times New Roman" w:cs="Times New Roman"/>
          <w:sz w:val="24"/>
          <w:szCs w:val="24"/>
        </w:rPr>
        <w:t xml:space="preserve">support </w:t>
      </w:r>
      <w:r w:rsidR="00A00002" w:rsidRPr="00E66B1A">
        <w:rPr>
          <w:rFonts w:ascii="Times New Roman" w:eastAsia="Times New Roman" w:hAnsi="Times New Roman" w:cs="Times New Roman"/>
          <w:sz w:val="24"/>
          <w:szCs w:val="24"/>
        </w:rPr>
        <w:t>from the final model</w:t>
      </w:r>
      <w:r w:rsidR="00743CFB" w:rsidRPr="00E66B1A">
        <w:rPr>
          <w:rFonts w:ascii="Times New Roman" w:eastAsia="Times New Roman" w:hAnsi="Times New Roman" w:cs="Times New Roman"/>
          <w:sz w:val="24"/>
          <w:szCs w:val="24"/>
        </w:rPr>
        <w:t xml:space="preserve"> </w:t>
      </w:r>
      <w:r w:rsidR="001E77CB" w:rsidRPr="00E66B1A">
        <w:rPr>
          <w:rFonts w:ascii="Times New Roman" w:eastAsia="Times New Roman" w:hAnsi="Times New Roman" w:cs="Times New Roman"/>
          <w:sz w:val="24"/>
          <w:szCs w:val="24"/>
        </w:rPr>
        <w:t>(ΔAIC &lt; 2)</w:t>
      </w:r>
      <w:r w:rsidR="00A00002"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Once a final model was selected (hereafter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 xml:space="preserve">), we conducted model validation by testing for goodness of fit, overdispersion, and influence of outliers using residuals simulated by the </w:t>
      </w:r>
      <w:r w:rsidRPr="00E66B1A">
        <w:rPr>
          <w:rFonts w:ascii="Times New Roman" w:eastAsia="Times New Roman" w:hAnsi="Times New Roman" w:cs="Times New Roman"/>
          <w:i/>
          <w:sz w:val="24"/>
          <w:szCs w:val="24"/>
        </w:rPr>
        <w:t xml:space="preserve">DHARMa </w:t>
      </w:r>
      <w:r w:rsidRPr="00E66B1A">
        <w:rPr>
          <w:rFonts w:ascii="Times New Roman" w:eastAsia="Times New Roman" w:hAnsi="Times New Roman" w:cs="Times New Roman"/>
          <w:sz w:val="24"/>
          <w:szCs w:val="24"/>
        </w:rPr>
        <w:t xml:space="preserve">package in </w:t>
      </w:r>
      <w:r w:rsidRPr="00E66B1A">
        <w:rPr>
          <w:rFonts w:ascii="Times New Roman" w:eastAsia="Times New Roman" w:hAnsi="Times New Roman" w:cs="Times New Roman"/>
          <w:i/>
          <w:sz w:val="24"/>
          <w:szCs w:val="24"/>
        </w:rPr>
        <w:t>R</w:t>
      </w:r>
      <w:r w:rsidRPr="00E66B1A">
        <w:rPr>
          <w:rFonts w:ascii="Times New Roman" w:eastAsia="Times New Roman" w:hAnsi="Times New Roman" w:cs="Times New Roman"/>
          <w:sz w:val="24"/>
          <w:szCs w:val="24"/>
        </w:rPr>
        <w:t>. Effect plots of significant predictors retained in the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 xml:space="preserve"> were generated using the </w:t>
      </w:r>
      <w:r w:rsidRPr="00E66B1A">
        <w:rPr>
          <w:rFonts w:ascii="Times New Roman" w:eastAsia="Times New Roman" w:hAnsi="Times New Roman" w:cs="Times New Roman"/>
          <w:i/>
          <w:sz w:val="24"/>
          <w:szCs w:val="24"/>
        </w:rPr>
        <w:t xml:space="preserve">effects </w:t>
      </w:r>
      <w:r w:rsidRPr="00E66B1A">
        <w:rPr>
          <w:rFonts w:ascii="Times New Roman" w:eastAsia="Times New Roman" w:hAnsi="Times New Roman" w:cs="Times New Roman"/>
          <w:sz w:val="24"/>
          <w:szCs w:val="24"/>
        </w:rPr>
        <w:t xml:space="preserve">package in </w:t>
      </w:r>
      <w:r w:rsidRPr="00E66B1A">
        <w:rPr>
          <w:rFonts w:ascii="Times New Roman" w:eastAsia="Times New Roman" w:hAnsi="Times New Roman" w:cs="Times New Roman"/>
          <w:i/>
          <w:sz w:val="24"/>
          <w:szCs w:val="24"/>
        </w:rPr>
        <w:t>R</w:t>
      </w:r>
      <w:r w:rsidRPr="00E66B1A">
        <w:rPr>
          <w:rFonts w:ascii="Times New Roman" w:eastAsia="Times New Roman" w:hAnsi="Times New Roman" w:cs="Times New Roman"/>
          <w:sz w:val="24"/>
          <w:szCs w:val="24"/>
        </w:rPr>
        <w:t xml:space="preserve"> and conditioned on the typical values of all other significant predictors in the final model. We used the </w:t>
      </w:r>
      <w:r w:rsidRPr="00E66B1A">
        <w:rPr>
          <w:rFonts w:ascii="Times New Roman" w:eastAsia="Times New Roman" w:hAnsi="Times New Roman" w:cs="Times New Roman"/>
          <w:i/>
          <w:sz w:val="24"/>
          <w:szCs w:val="24"/>
        </w:rPr>
        <w:t xml:space="preserve">emmeans </w:t>
      </w:r>
      <w:r w:rsidRPr="00E66B1A">
        <w:rPr>
          <w:rFonts w:ascii="Times New Roman" w:eastAsia="Times New Roman" w:hAnsi="Times New Roman" w:cs="Times New Roman"/>
          <w:sz w:val="24"/>
          <w:szCs w:val="24"/>
        </w:rPr>
        <w:t xml:space="preserve">package in R to conduct </w:t>
      </w:r>
      <w:r w:rsidRPr="00E66B1A">
        <w:rPr>
          <w:rFonts w:ascii="Times New Roman" w:eastAsia="Times New Roman" w:hAnsi="Times New Roman" w:cs="Times New Roman"/>
          <w:i/>
          <w:sz w:val="24"/>
          <w:szCs w:val="24"/>
        </w:rPr>
        <w:t>post-hoc</w:t>
      </w:r>
      <w:r w:rsidRPr="00E66B1A">
        <w:rPr>
          <w:rFonts w:ascii="Times New Roman" w:eastAsia="Times New Roman" w:hAnsi="Times New Roman" w:cs="Times New Roman"/>
          <w:sz w:val="24"/>
          <w:szCs w:val="24"/>
        </w:rPr>
        <w:t xml:space="preserve"> estimation of </w:t>
      </w:r>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 xml:space="preserve">RRS and hypothesis testing. We estimated </w:t>
      </w:r>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 xml:space="preserve">RRS by contrasting the marginal mean fitness for each level of </w:t>
      </w:r>
      <w:r w:rsidR="00A634FB" w:rsidRPr="00E66B1A">
        <w:rPr>
          <w:rFonts w:ascii="Times New Roman" w:eastAsia="Times New Roman" w:hAnsi="Times New Roman" w:cs="Times New Roman"/>
          <w:i/>
          <w:iCs/>
          <w:sz w:val="24"/>
          <w:szCs w:val="24"/>
        </w:rPr>
        <w:t>origin</w:t>
      </w:r>
      <w:r w:rsidRPr="00E66B1A">
        <w:rPr>
          <w:rFonts w:ascii="Times New Roman" w:eastAsia="Times New Roman" w:hAnsi="Times New Roman" w:cs="Times New Roman"/>
          <w:sz w:val="24"/>
          <w:szCs w:val="24"/>
        </w:rPr>
        <w:t xml:space="preserve"> after controlling for other significant predictors in the final model. We used cell-based weighting during estimation of marginal means to accommodate the unbalanced sample sizes across </w:t>
      </w:r>
      <w:r w:rsidR="00A634FB" w:rsidRPr="00E66B1A">
        <w:rPr>
          <w:rFonts w:ascii="Times New Roman" w:eastAsia="Times New Roman" w:hAnsi="Times New Roman" w:cs="Times New Roman"/>
          <w:i/>
          <w:sz w:val="24"/>
          <w:szCs w:val="24"/>
        </w:rPr>
        <w:t>origin</w:t>
      </w:r>
      <w:r w:rsidRPr="00E66B1A">
        <w:rPr>
          <w:rFonts w:ascii="Times New Roman" w:eastAsia="Times New Roman" w:hAnsi="Times New Roman" w:cs="Times New Roman"/>
          <w:sz w:val="24"/>
          <w:szCs w:val="24"/>
        </w:rPr>
        <w:t xml:space="preserve"> and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We considered </w:t>
      </w:r>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 xml:space="preserve">RRS to be significantly different than one if the Tukey adjusted p-values for these </w:t>
      </w:r>
      <w:r w:rsidRPr="00E66B1A">
        <w:rPr>
          <w:rFonts w:ascii="Times New Roman" w:eastAsia="Times New Roman" w:hAnsi="Times New Roman" w:cs="Times New Roman"/>
          <w:i/>
          <w:sz w:val="24"/>
          <w:szCs w:val="24"/>
        </w:rPr>
        <w:t>post-hoc</w:t>
      </w:r>
      <w:r w:rsidRPr="00E66B1A">
        <w:rPr>
          <w:rFonts w:ascii="Times New Roman" w:eastAsia="Times New Roman" w:hAnsi="Times New Roman" w:cs="Times New Roman"/>
          <w:sz w:val="24"/>
          <w:szCs w:val="24"/>
        </w:rPr>
        <w:t xml:space="preserve"> contrasts were less than 0.05.</w:t>
      </w:r>
    </w:p>
    <w:p w14:paraId="13C6D977" w14:textId="40F1E97E" w:rsidR="0068209D" w:rsidRPr="00E66B1A" w:rsidRDefault="00042B1D" w:rsidP="003D0273">
      <w:pPr>
        <w:spacing w:after="120" w:line="360" w:lineRule="auto"/>
        <w:ind w:right="6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In the second approach to determine if RRS was different than one, we defined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as the ratio between mean TLF of all pairwise comparisons of HORs,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and NORs, within years. We conducted an additional analysis within both years and sexes. Confidence intervals for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were estimated using a maximum likelihood approach following</w:t>
      </w:r>
      <w:r w:rsidR="00BE601F" w:rsidRPr="00E66B1A">
        <w:rPr>
          <w:rFonts w:ascii="Times New Roman" w:eastAsia="Times New Roman" w:hAnsi="Times New Roman" w:cs="Times New Roman"/>
          <w:sz w:val="24"/>
          <w:szCs w:val="24"/>
        </w:rPr>
        <w:t xml:space="preserve">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&lt;EndNote&gt;&lt;Cite&gt;&lt;Author&gt;Kalinowski&lt;/Author&gt;&lt;Year&gt;2005&lt;/Year&gt;&lt;RecNum&gt;1782&lt;/RecNum&gt;&lt;DisplayText&gt;(Kalinowski and Taper 2005)&lt;/DisplayText&gt;&lt;record&gt;&lt;rec-number&gt;1782&lt;/rec-number&gt;&lt;foreign-keys&gt;&lt;key app="EN" db-id="fstdwt0t3xzrskewzvmxpsf80xx25990rfrd" timestamp="1687995112"&gt;1782&lt;/key&gt;&lt;key app="ENWeb" db-id=""&gt;0&lt;/key&gt;&lt;/foreign-keys&gt;&lt;ref-type name="Journal Article"&gt;17&lt;/ref-type&gt;&lt;contributors&gt;&lt;authors&gt;&lt;author&gt;Kalinowski, Steven T.&lt;/author&gt;&lt;author&gt;Taper, Mark L.&lt;/author&gt;&lt;/authors&gt;&lt;/contributors&gt;&lt;titles&gt;&lt;title&gt;Likelihood-based confidence intervals of relative fitness for a common experimental design&lt;/title&gt;&lt;secondary-title&gt;Canadian Journal of Fisheries and Aquatic Sciences&lt;/secondary-title&gt;&lt;/titles&gt;&lt;periodical&gt;&lt;full-title&gt;Canadian Journal of Fisheries and Aquatic Sciences&lt;/full-title&gt;&lt;/periodical&gt;&lt;pages&gt;693-699&lt;/pages&gt;&lt;volume&gt;62&lt;/volume&gt;&lt;number&gt;3&lt;/number&gt;&lt;section&gt;693&lt;/section&gt;&lt;dates&gt;&lt;year&gt;2005&lt;/year&gt;&lt;/dates&gt;&lt;isbn&gt;0706-652X&amp;#xD;1205-7533&lt;/isbn&gt;&lt;urls&gt;&lt;/urls&gt;&lt;electronic-resource-num&gt;10.1139/f04-239&lt;/electronic-resource-num&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(Kalinowski and Taper 2005)</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was considered different from one if the confidence interval did not include one.</w:t>
      </w:r>
    </w:p>
    <w:p w14:paraId="4E9172E9" w14:textId="77777777" w:rsidR="0068209D" w:rsidRPr="00E66B1A" w:rsidRDefault="00042B1D" w:rsidP="003D0273">
      <w:pPr>
        <w:spacing w:after="120" w:line="360" w:lineRule="auto"/>
        <w:ind w:right="6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3CF235D4" w14:textId="77777777" w:rsidR="0068209D" w:rsidRPr="00E66B1A" w:rsidRDefault="00042B1D" w:rsidP="003D0273">
      <w:pPr>
        <w:pStyle w:val="Heading2"/>
        <w:keepNext w:val="0"/>
        <w:keepLines w:val="0"/>
        <w:spacing w:after="120" w:line="360" w:lineRule="auto"/>
      </w:pPr>
      <w:bookmarkStart w:id="31" w:name="_liwb58pf6vm7" w:colFirst="0" w:colLast="0"/>
      <w:bookmarkEnd w:id="31"/>
      <w:r w:rsidRPr="00E66B1A">
        <w:t>Offspring Characteristics</w:t>
      </w:r>
    </w:p>
    <w:p w14:paraId="3307D00C" w14:textId="41782D82"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We also examined if the offspring produced by HOR, F</w:t>
      </w:r>
      <w:r w:rsidRPr="00E66B1A">
        <w:rPr>
          <w:rFonts w:ascii="Times New Roman" w:eastAsia="Times New Roman" w:hAnsi="Times New Roman" w:cs="Times New Roman"/>
          <w:sz w:val="24"/>
          <w:szCs w:val="24"/>
          <w:vertAlign w:val="subscript"/>
        </w:rPr>
        <w:t>1</w:t>
      </w:r>
      <w:r w:rsidR="002723AB"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and NOR salmon released above the Cougar Dam differed in age at maturity (AAM) or body length. We chose to model offspring age using a binomial generalized linear model with the proportion of age-5 offspring </w:t>
      </w:r>
      <w:r w:rsidRPr="00E66B1A">
        <w:rPr>
          <w:rFonts w:ascii="Times New Roman" w:eastAsia="Times New Roman" w:hAnsi="Times New Roman" w:cs="Times New Roman"/>
          <w:i/>
          <w:iCs/>
          <w:sz w:val="24"/>
          <w:szCs w:val="24"/>
        </w:rPr>
        <w:t>vs</w:t>
      </w:r>
      <w:r w:rsidRPr="00E66B1A">
        <w:rPr>
          <w:rFonts w:ascii="Times New Roman" w:eastAsia="Times New Roman" w:hAnsi="Times New Roman" w:cs="Times New Roman"/>
          <w:sz w:val="24"/>
          <w:szCs w:val="24"/>
        </w:rPr>
        <w:t xml:space="preserve">. age-4 offspring as the response variable, because nearly all (98%) spring Chinook salmon in the McKenzie River return at either age 4 or at age 5. We used three fixed explanatory variables: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 xml:space="preserve"> of parents,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of parents, and </w:t>
      </w:r>
      <w:r w:rsidRPr="00E66B1A">
        <w:rPr>
          <w:rFonts w:ascii="Times New Roman" w:eastAsia="Times New Roman" w:hAnsi="Times New Roman" w:cs="Times New Roman"/>
          <w:i/>
          <w:sz w:val="24"/>
          <w:szCs w:val="24"/>
        </w:rPr>
        <w:t>sex</w:t>
      </w:r>
      <w:r w:rsidRPr="00E66B1A">
        <w:rPr>
          <w:rFonts w:ascii="Times New Roman" w:eastAsia="Times New Roman" w:hAnsi="Times New Roman" w:cs="Times New Roman"/>
          <w:sz w:val="24"/>
          <w:szCs w:val="24"/>
        </w:rPr>
        <w:t xml:space="preserve">. We also included the interaction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w:t>
      </w:r>
      <w:r w:rsidRPr="00E66B1A">
        <w:rPr>
          <w:rFonts w:ascii="Times New Roman" w:eastAsia="Times New Roman" w:hAnsi="Times New Roman" w:cs="Times New Roman"/>
          <w:i/>
          <w:sz w:val="24"/>
          <w:szCs w:val="24"/>
        </w:rPr>
        <w:t>sex</w:t>
      </w:r>
      <w:r w:rsidRPr="00E66B1A">
        <w:rPr>
          <w:rFonts w:ascii="Times New Roman" w:eastAsia="Times New Roman" w:hAnsi="Times New Roman" w:cs="Times New Roman"/>
          <w:sz w:val="24"/>
          <w:szCs w:val="24"/>
        </w:rPr>
        <w:t xml:space="preserve">. Model validation, effect plotting and </w:t>
      </w:r>
      <w:r w:rsidRPr="00E66B1A">
        <w:rPr>
          <w:rFonts w:ascii="Times New Roman" w:eastAsia="Times New Roman" w:hAnsi="Times New Roman" w:cs="Times New Roman"/>
          <w:i/>
          <w:sz w:val="24"/>
          <w:szCs w:val="24"/>
        </w:rPr>
        <w:t>post-hoc</w:t>
      </w:r>
      <w:r w:rsidRPr="00E66B1A">
        <w:rPr>
          <w:rFonts w:ascii="Times New Roman" w:eastAsia="Times New Roman" w:hAnsi="Times New Roman" w:cs="Times New Roman"/>
          <w:sz w:val="24"/>
          <w:szCs w:val="24"/>
        </w:rPr>
        <w:t xml:space="preserve"> analysis followed the approach used with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 We examined offspring body length using the same fixed effects structure, but a linear model. We validated the model using Pearson residuals and evaluated significance with an F-test and type II sums of squares.</w:t>
      </w:r>
    </w:p>
    <w:p w14:paraId="24DE593F" w14:textId="011290F8" w:rsidR="000C7E58" w:rsidRPr="00E66B1A" w:rsidRDefault="000C7E58" w:rsidP="003D0273">
      <w:pPr>
        <w:spacing w:after="120" w:line="360" w:lineRule="auto"/>
        <w:rPr>
          <w:rFonts w:ascii="Times New Roman" w:eastAsia="Times New Roman" w:hAnsi="Times New Roman" w:cs="Times New Roman"/>
          <w:sz w:val="24"/>
          <w:szCs w:val="24"/>
        </w:rPr>
      </w:pPr>
    </w:p>
    <w:p w14:paraId="40502DB8" w14:textId="2094B1B8" w:rsidR="000C7E58" w:rsidRPr="00E66B1A" w:rsidRDefault="000C7E58" w:rsidP="003D0273">
      <w:pPr>
        <w:spacing w:after="120" w:line="360" w:lineRule="auto"/>
        <w:rPr>
          <w:rFonts w:ascii="Times New Roman" w:eastAsia="Times New Roman" w:hAnsi="Times New Roman" w:cs="Times New Roman"/>
          <w:i/>
          <w:iCs/>
          <w:sz w:val="24"/>
          <w:szCs w:val="24"/>
        </w:rPr>
      </w:pPr>
      <w:r w:rsidRPr="00E66B1A">
        <w:rPr>
          <w:rFonts w:ascii="Times New Roman" w:eastAsia="Times New Roman" w:hAnsi="Times New Roman" w:cs="Times New Roman"/>
          <w:i/>
          <w:iCs/>
          <w:sz w:val="24"/>
          <w:szCs w:val="24"/>
        </w:rPr>
        <w:lastRenderedPageBreak/>
        <w:t xml:space="preserve">Hatchery and </w:t>
      </w:r>
      <w:r w:rsidR="004E04E8" w:rsidRPr="00E66B1A">
        <w:rPr>
          <w:rFonts w:ascii="Times New Roman" w:eastAsia="Times New Roman" w:hAnsi="Times New Roman" w:cs="Times New Roman"/>
          <w:i/>
          <w:iCs/>
          <w:sz w:val="24"/>
          <w:szCs w:val="24"/>
        </w:rPr>
        <w:t>Transport</w:t>
      </w:r>
      <w:r w:rsidRPr="00E66B1A">
        <w:rPr>
          <w:rFonts w:ascii="Times New Roman" w:eastAsia="Times New Roman" w:hAnsi="Times New Roman" w:cs="Times New Roman"/>
          <w:i/>
          <w:iCs/>
          <w:sz w:val="24"/>
          <w:szCs w:val="24"/>
        </w:rPr>
        <w:t xml:space="preserve"> Effects</w:t>
      </w:r>
    </w:p>
    <w:p w14:paraId="108E7341" w14:textId="6740887C" w:rsidR="008146C7"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000C7E58" w:rsidRPr="00E66B1A">
        <w:rPr>
          <w:rFonts w:ascii="Times New Roman" w:eastAsia="Times New Roman" w:hAnsi="Times New Roman" w:cs="Times New Roman"/>
          <w:sz w:val="24"/>
          <w:szCs w:val="24"/>
        </w:rPr>
        <w:tab/>
      </w:r>
      <w:r w:rsidR="004E04E8" w:rsidRPr="00E66B1A">
        <w:rPr>
          <w:rFonts w:ascii="Times New Roman" w:eastAsia="Times New Roman" w:hAnsi="Times New Roman" w:cs="Times New Roman"/>
          <w:sz w:val="24"/>
          <w:szCs w:val="24"/>
        </w:rPr>
        <w:t>Hatchery staff may select</w:t>
      </w:r>
      <w:r w:rsidR="00481688" w:rsidRPr="00E66B1A">
        <w:rPr>
          <w:rFonts w:ascii="Times New Roman" w:eastAsia="Times New Roman" w:hAnsi="Times New Roman" w:cs="Times New Roman"/>
          <w:sz w:val="24"/>
          <w:szCs w:val="24"/>
        </w:rPr>
        <w:t xml:space="preserve"> for</w:t>
      </w:r>
      <w:r w:rsidR="004E04E8" w:rsidRPr="00E66B1A">
        <w:rPr>
          <w:rFonts w:ascii="Times New Roman" w:eastAsia="Times New Roman" w:hAnsi="Times New Roman" w:cs="Times New Roman"/>
          <w:sz w:val="24"/>
          <w:szCs w:val="24"/>
        </w:rPr>
        <w:t xml:space="preserve"> larger and more fecund individuals for inclusion in the broodstock, </w:t>
      </w:r>
      <w:r w:rsidR="00481688" w:rsidRPr="00E66B1A">
        <w:rPr>
          <w:rFonts w:ascii="Times New Roman" w:eastAsia="Times New Roman" w:hAnsi="Times New Roman" w:cs="Times New Roman"/>
          <w:sz w:val="24"/>
          <w:szCs w:val="24"/>
        </w:rPr>
        <w:t xml:space="preserve">thereby </w:t>
      </w:r>
      <w:r w:rsidR="00E6421D" w:rsidRPr="00E66B1A">
        <w:rPr>
          <w:rFonts w:ascii="Times New Roman" w:eastAsia="Times New Roman" w:hAnsi="Times New Roman" w:cs="Times New Roman"/>
          <w:sz w:val="24"/>
          <w:szCs w:val="24"/>
        </w:rPr>
        <w:t xml:space="preserve">biasing the </w:t>
      </w:r>
      <w:r w:rsidR="004E04E8" w:rsidRPr="00E66B1A">
        <w:rPr>
          <w:rFonts w:ascii="Times New Roman" w:eastAsia="Times New Roman" w:hAnsi="Times New Roman" w:cs="Times New Roman"/>
          <w:sz w:val="24"/>
          <w:szCs w:val="24"/>
        </w:rPr>
        <w:t>remaining individuals</w:t>
      </w:r>
      <w:r w:rsidR="00481688" w:rsidRPr="00E66B1A">
        <w:rPr>
          <w:rFonts w:ascii="Times New Roman" w:eastAsia="Times New Roman" w:hAnsi="Times New Roman" w:cs="Times New Roman"/>
          <w:sz w:val="24"/>
          <w:szCs w:val="24"/>
        </w:rPr>
        <w:t xml:space="preserve"> available for</w:t>
      </w:r>
      <w:r w:rsidR="004E04E8" w:rsidRPr="00E66B1A">
        <w:rPr>
          <w:rFonts w:ascii="Times New Roman" w:eastAsia="Times New Roman" w:hAnsi="Times New Roman" w:cs="Times New Roman"/>
          <w:sz w:val="24"/>
          <w:szCs w:val="24"/>
        </w:rPr>
        <w:t xml:space="preserve"> release above the </w:t>
      </w:r>
      <w:r w:rsidR="00481688" w:rsidRPr="00E66B1A">
        <w:rPr>
          <w:rFonts w:ascii="Times New Roman" w:eastAsia="Times New Roman" w:hAnsi="Times New Roman" w:cs="Times New Roman"/>
          <w:sz w:val="24"/>
          <w:szCs w:val="24"/>
        </w:rPr>
        <w:t xml:space="preserve">Cougar </w:t>
      </w:r>
      <w:r w:rsidR="004E04E8" w:rsidRPr="00E66B1A">
        <w:rPr>
          <w:rFonts w:ascii="Times New Roman" w:eastAsia="Times New Roman" w:hAnsi="Times New Roman" w:cs="Times New Roman"/>
          <w:sz w:val="24"/>
          <w:szCs w:val="24"/>
        </w:rPr>
        <w:t xml:space="preserve">dam. Also, HOR salmon collected at the hatcheries on the mainstem experience </w:t>
      </w:r>
      <w:r w:rsidR="008146C7" w:rsidRPr="00E66B1A">
        <w:rPr>
          <w:rFonts w:ascii="Times New Roman" w:eastAsia="Times New Roman" w:hAnsi="Times New Roman" w:cs="Times New Roman"/>
          <w:sz w:val="24"/>
          <w:szCs w:val="24"/>
        </w:rPr>
        <w:t>more time in transit</w:t>
      </w:r>
      <w:r w:rsidR="004E04E8" w:rsidRPr="00E66B1A">
        <w:rPr>
          <w:rFonts w:ascii="Times New Roman" w:eastAsia="Times New Roman" w:hAnsi="Times New Roman" w:cs="Times New Roman"/>
          <w:sz w:val="24"/>
          <w:szCs w:val="24"/>
        </w:rPr>
        <w:t xml:space="preserve"> before release</w:t>
      </w:r>
      <w:r w:rsidR="00481688" w:rsidRPr="00E66B1A">
        <w:rPr>
          <w:rFonts w:ascii="Times New Roman" w:eastAsia="Times New Roman" w:hAnsi="Times New Roman" w:cs="Times New Roman"/>
          <w:sz w:val="24"/>
          <w:szCs w:val="24"/>
        </w:rPr>
        <w:t xml:space="preserve"> than </w:t>
      </w:r>
      <w:r w:rsidR="004E04E8" w:rsidRPr="00E66B1A">
        <w:rPr>
          <w:rFonts w:ascii="Times New Roman" w:eastAsia="Times New Roman" w:hAnsi="Times New Roman" w:cs="Times New Roman"/>
          <w:sz w:val="24"/>
          <w:szCs w:val="24"/>
        </w:rPr>
        <w:t xml:space="preserve">individuals collected at the Cougar Trap. Both of these factors may contribute to </w:t>
      </w:r>
      <w:r w:rsidR="00E6421D" w:rsidRPr="00E66B1A">
        <w:rPr>
          <w:rFonts w:ascii="Times New Roman" w:eastAsia="Times New Roman" w:hAnsi="Times New Roman" w:cs="Times New Roman"/>
          <w:sz w:val="24"/>
          <w:szCs w:val="24"/>
        </w:rPr>
        <w:t>fitness differences</w:t>
      </w:r>
      <w:r w:rsidR="004E04E8" w:rsidRPr="00E66B1A">
        <w:rPr>
          <w:rFonts w:ascii="Times New Roman" w:eastAsia="Times New Roman" w:hAnsi="Times New Roman" w:cs="Times New Roman"/>
          <w:sz w:val="24"/>
          <w:szCs w:val="24"/>
        </w:rPr>
        <w:t xml:space="preserve"> </w:t>
      </w:r>
      <w:r w:rsidR="00E6421D" w:rsidRPr="00E66B1A">
        <w:rPr>
          <w:rFonts w:ascii="Times New Roman" w:eastAsia="Times New Roman" w:hAnsi="Times New Roman" w:cs="Times New Roman"/>
          <w:sz w:val="24"/>
          <w:szCs w:val="24"/>
        </w:rPr>
        <w:t>between HOR</w:t>
      </w:r>
      <w:r w:rsidR="00481688" w:rsidRPr="00E66B1A">
        <w:rPr>
          <w:rFonts w:ascii="Times New Roman" w:eastAsia="Times New Roman" w:hAnsi="Times New Roman" w:cs="Times New Roman"/>
          <w:sz w:val="24"/>
          <w:szCs w:val="24"/>
        </w:rPr>
        <w:t>s</w:t>
      </w:r>
      <w:r w:rsidR="00E6421D" w:rsidRPr="00E66B1A">
        <w:rPr>
          <w:rFonts w:ascii="Times New Roman" w:eastAsia="Times New Roman" w:hAnsi="Times New Roman" w:cs="Times New Roman"/>
          <w:sz w:val="24"/>
          <w:szCs w:val="24"/>
        </w:rPr>
        <w:t>, F</w:t>
      </w:r>
      <w:r w:rsidR="00E6421D" w:rsidRPr="00E66B1A">
        <w:rPr>
          <w:rFonts w:ascii="Times New Roman" w:eastAsia="Times New Roman" w:hAnsi="Times New Roman" w:cs="Times New Roman"/>
          <w:sz w:val="24"/>
          <w:szCs w:val="24"/>
          <w:vertAlign w:val="subscript"/>
        </w:rPr>
        <w:t>1</w:t>
      </w:r>
      <w:r w:rsidR="00481688" w:rsidRPr="00E66B1A">
        <w:rPr>
          <w:rFonts w:ascii="Times New Roman" w:eastAsia="Times New Roman" w:hAnsi="Times New Roman" w:cs="Times New Roman"/>
          <w:sz w:val="24"/>
          <w:szCs w:val="24"/>
        </w:rPr>
        <w:t>s</w:t>
      </w:r>
      <w:r w:rsidR="00E6421D" w:rsidRPr="00E66B1A">
        <w:rPr>
          <w:rFonts w:ascii="Times New Roman" w:eastAsia="Times New Roman" w:hAnsi="Times New Roman" w:cs="Times New Roman"/>
          <w:sz w:val="24"/>
          <w:szCs w:val="24"/>
        </w:rPr>
        <w:t>, and NOR</w:t>
      </w:r>
      <w:r w:rsidR="00481688" w:rsidRPr="00E66B1A">
        <w:rPr>
          <w:rFonts w:ascii="Times New Roman" w:eastAsia="Times New Roman" w:hAnsi="Times New Roman" w:cs="Times New Roman"/>
          <w:sz w:val="24"/>
          <w:szCs w:val="24"/>
        </w:rPr>
        <w:t>s</w:t>
      </w:r>
      <w:r w:rsidR="004E04E8" w:rsidRPr="00E66B1A">
        <w:rPr>
          <w:rFonts w:ascii="Times New Roman" w:eastAsia="Times New Roman" w:hAnsi="Times New Roman" w:cs="Times New Roman"/>
          <w:sz w:val="24"/>
          <w:szCs w:val="24"/>
        </w:rPr>
        <w:t xml:space="preserve"> salmon in our study</w:t>
      </w:r>
      <w:r w:rsidR="008146C7" w:rsidRPr="00E66B1A">
        <w:rPr>
          <w:rFonts w:ascii="Times New Roman" w:eastAsia="Times New Roman" w:hAnsi="Times New Roman" w:cs="Times New Roman"/>
          <w:sz w:val="24"/>
          <w:szCs w:val="24"/>
        </w:rPr>
        <w:t>, because the majority</w:t>
      </w:r>
      <w:r w:rsidR="00E6421D" w:rsidRPr="00E66B1A">
        <w:rPr>
          <w:rFonts w:ascii="Times New Roman" w:eastAsia="Times New Roman" w:hAnsi="Times New Roman" w:cs="Times New Roman"/>
          <w:sz w:val="24"/>
          <w:szCs w:val="24"/>
        </w:rPr>
        <w:t xml:space="preserve"> </w:t>
      </w:r>
      <w:r w:rsidR="008146C7" w:rsidRPr="00E66B1A">
        <w:rPr>
          <w:rFonts w:ascii="Times New Roman" w:eastAsia="Times New Roman" w:hAnsi="Times New Roman" w:cs="Times New Roman"/>
          <w:sz w:val="24"/>
          <w:szCs w:val="24"/>
        </w:rPr>
        <w:t>of HOR salmon in the study are collected at the hatcheries on the mainstem</w:t>
      </w:r>
      <w:r w:rsidR="00481688" w:rsidRPr="00E66B1A">
        <w:rPr>
          <w:rFonts w:ascii="Times New Roman" w:eastAsia="Times New Roman" w:hAnsi="Times New Roman" w:cs="Times New Roman"/>
          <w:sz w:val="24"/>
          <w:szCs w:val="24"/>
        </w:rPr>
        <w:t>, whereas all F</w:t>
      </w:r>
      <w:r w:rsidR="00481688" w:rsidRPr="00E66B1A">
        <w:rPr>
          <w:rFonts w:ascii="Times New Roman" w:eastAsia="Times New Roman" w:hAnsi="Times New Roman" w:cs="Times New Roman"/>
          <w:sz w:val="24"/>
          <w:szCs w:val="24"/>
          <w:vertAlign w:val="subscript"/>
        </w:rPr>
        <w:t>1</w:t>
      </w:r>
      <w:r w:rsidR="00481688" w:rsidRPr="00E66B1A">
        <w:rPr>
          <w:rFonts w:ascii="Times New Roman" w:eastAsia="Times New Roman" w:hAnsi="Times New Roman" w:cs="Times New Roman"/>
          <w:sz w:val="24"/>
          <w:szCs w:val="24"/>
        </w:rPr>
        <w:t>s and NORs are collected at the Cougar Trap</w:t>
      </w:r>
      <w:r w:rsidR="008146C7" w:rsidRPr="00E66B1A">
        <w:rPr>
          <w:rFonts w:ascii="Times New Roman" w:eastAsia="Times New Roman" w:hAnsi="Times New Roman" w:cs="Times New Roman"/>
          <w:sz w:val="24"/>
          <w:szCs w:val="24"/>
        </w:rPr>
        <w:t>. To address these concerns, w</w:t>
      </w:r>
      <w:r w:rsidR="009B6B7D" w:rsidRPr="00E66B1A">
        <w:rPr>
          <w:rFonts w:ascii="Times New Roman" w:eastAsia="Times New Roman" w:hAnsi="Times New Roman" w:cs="Times New Roman"/>
          <w:sz w:val="24"/>
          <w:szCs w:val="24"/>
        </w:rPr>
        <w:t>e examined if there were differences in TLF or body length between HOR</w:t>
      </w:r>
      <w:r w:rsidR="00481688" w:rsidRPr="00E66B1A">
        <w:rPr>
          <w:rFonts w:ascii="Times New Roman" w:eastAsia="Times New Roman" w:hAnsi="Times New Roman" w:cs="Times New Roman"/>
          <w:sz w:val="24"/>
          <w:szCs w:val="24"/>
        </w:rPr>
        <w:t>s</w:t>
      </w:r>
      <w:r w:rsidR="009B6B7D" w:rsidRPr="00E66B1A">
        <w:rPr>
          <w:rFonts w:ascii="Times New Roman" w:eastAsia="Times New Roman" w:hAnsi="Times New Roman" w:cs="Times New Roman"/>
          <w:sz w:val="24"/>
          <w:szCs w:val="24"/>
        </w:rPr>
        <w:t xml:space="preserve"> collected at the hatcheries and HOR</w:t>
      </w:r>
      <w:r w:rsidR="00481688" w:rsidRPr="00E66B1A">
        <w:rPr>
          <w:rFonts w:ascii="Times New Roman" w:eastAsia="Times New Roman" w:hAnsi="Times New Roman" w:cs="Times New Roman"/>
          <w:sz w:val="24"/>
          <w:szCs w:val="24"/>
        </w:rPr>
        <w:t>s</w:t>
      </w:r>
      <w:r w:rsidR="009B6B7D" w:rsidRPr="00E66B1A">
        <w:rPr>
          <w:rFonts w:ascii="Times New Roman" w:eastAsia="Times New Roman" w:hAnsi="Times New Roman" w:cs="Times New Roman"/>
          <w:sz w:val="24"/>
          <w:szCs w:val="24"/>
        </w:rPr>
        <w:t xml:space="preserve"> collected at the Cougar Trap.</w:t>
      </w:r>
      <w:r w:rsidR="004E04E8" w:rsidRPr="00E66B1A">
        <w:rPr>
          <w:rFonts w:ascii="Times New Roman" w:eastAsia="Times New Roman" w:hAnsi="Times New Roman" w:cs="Times New Roman"/>
          <w:sz w:val="24"/>
          <w:szCs w:val="24"/>
        </w:rPr>
        <w:t xml:space="preserve"> </w:t>
      </w:r>
      <w:r w:rsidR="009B6B7D" w:rsidRPr="00E66B1A">
        <w:rPr>
          <w:rFonts w:ascii="Times New Roman" w:eastAsia="Times New Roman" w:hAnsi="Times New Roman" w:cs="Times New Roman"/>
          <w:sz w:val="24"/>
          <w:szCs w:val="24"/>
        </w:rPr>
        <w:t>We used a generalized linear model to test for differences in TLF using</w:t>
      </w:r>
      <w:r w:rsidR="00481688" w:rsidRPr="00E66B1A">
        <w:rPr>
          <w:rFonts w:ascii="Times New Roman" w:eastAsia="Times New Roman" w:hAnsi="Times New Roman" w:cs="Times New Roman"/>
          <w:iCs/>
          <w:sz w:val="24"/>
          <w:szCs w:val="24"/>
        </w:rPr>
        <w:t xml:space="preserve"> </w:t>
      </w:r>
      <w:r w:rsidR="00481688" w:rsidRPr="00E66B1A">
        <w:rPr>
          <w:rFonts w:ascii="Times New Roman" w:eastAsia="Times New Roman" w:hAnsi="Times New Roman" w:cs="Times New Roman"/>
          <w:i/>
          <w:sz w:val="24"/>
          <w:szCs w:val="24"/>
        </w:rPr>
        <w:t>collection location</w:t>
      </w:r>
      <w:r w:rsidR="00481688" w:rsidRPr="00E66B1A">
        <w:rPr>
          <w:rFonts w:ascii="Times New Roman" w:eastAsia="Times New Roman" w:hAnsi="Times New Roman" w:cs="Times New Roman"/>
          <w:iCs/>
          <w:sz w:val="24"/>
          <w:szCs w:val="24"/>
        </w:rPr>
        <w:t xml:space="preserve"> (mainstem hatchery </w:t>
      </w:r>
      <w:r w:rsidR="00481688" w:rsidRPr="00E66B1A">
        <w:rPr>
          <w:rFonts w:ascii="Times New Roman" w:eastAsia="Times New Roman" w:hAnsi="Times New Roman" w:cs="Times New Roman"/>
          <w:i/>
          <w:sz w:val="24"/>
          <w:szCs w:val="24"/>
        </w:rPr>
        <w:t>vs.</w:t>
      </w:r>
      <w:r w:rsidR="00481688" w:rsidRPr="00E66B1A">
        <w:rPr>
          <w:rFonts w:ascii="Times New Roman" w:eastAsia="Times New Roman" w:hAnsi="Times New Roman" w:cs="Times New Roman"/>
          <w:iCs/>
          <w:sz w:val="24"/>
          <w:szCs w:val="24"/>
        </w:rPr>
        <w:t xml:space="preserve"> Cougar Trap)</w:t>
      </w:r>
      <w:r w:rsidR="00481688" w:rsidRPr="00E66B1A">
        <w:rPr>
          <w:rFonts w:ascii="Times New Roman" w:eastAsia="Times New Roman" w:hAnsi="Times New Roman" w:cs="Times New Roman"/>
          <w:sz w:val="24"/>
          <w:szCs w:val="24"/>
        </w:rPr>
        <w:t xml:space="preserve"> as an explanatory variable in addition to</w:t>
      </w:r>
      <w:r w:rsidR="009B6B7D" w:rsidRPr="00E66B1A">
        <w:rPr>
          <w:rFonts w:ascii="Times New Roman" w:eastAsia="Times New Roman" w:hAnsi="Times New Roman" w:cs="Times New Roman"/>
          <w:sz w:val="24"/>
          <w:szCs w:val="24"/>
        </w:rPr>
        <w:t xml:space="preserve"> </w:t>
      </w:r>
      <w:r w:rsidR="009B6B7D" w:rsidRPr="00E66B1A">
        <w:rPr>
          <w:rFonts w:ascii="Times New Roman" w:eastAsia="Times New Roman" w:hAnsi="Times New Roman" w:cs="Times New Roman"/>
          <w:i/>
          <w:sz w:val="24"/>
          <w:szCs w:val="24"/>
        </w:rPr>
        <w:t>sex, body length, release day</w:t>
      </w:r>
      <w:r w:rsidR="009B6B7D" w:rsidRPr="00E66B1A">
        <w:rPr>
          <w:rFonts w:ascii="Times New Roman" w:eastAsia="Times New Roman" w:hAnsi="Times New Roman" w:cs="Times New Roman"/>
          <w:sz w:val="24"/>
          <w:szCs w:val="24"/>
        </w:rPr>
        <w:t xml:space="preserve">, </w:t>
      </w:r>
      <w:r w:rsidR="00481688" w:rsidRPr="00E66B1A">
        <w:rPr>
          <w:rFonts w:ascii="Times New Roman" w:eastAsia="Times New Roman" w:hAnsi="Times New Roman" w:cs="Times New Roman"/>
          <w:sz w:val="24"/>
          <w:szCs w:val="24"/>
        </w:rPr>
        <w:t xml:space="preserve">and </w:t>
      </w:r>
      <w:r w:rsidR="009B6B7D" w:rsidRPr="00E66B1A">
        <w:rPr>
          <w:rFonts w:ascii="Times New Roman" w:eastAsia="Times New Roman" w:hAnsi="Times New Roman" w:cs="Times New Roman"/>
          <w:i/>
          <w:sz w:val="24"/>
          <w:szCs w:val="24"/>
        </w:rPr>
        <w:t>year</w:t>
      </w:r>
      <w:r w:rsidR="009B6B7D" w:rsidRPr="00E66B1A">
        <w:rPr>
          <w:rFonts w:ascii="Times New Roman" w:eastAsia="Times New Roman" w:hAnsi="Times New Roman" w:cs="Times New Roman"/>
          <w:sz w:val="24"/>
          <w:szCs w:val="24"/>
        </w:rPr>
        <w:t xml:space="preserve">. We did not include the random effect of </w:t>
      </w:r>
      <w:r w:rsidR="009B6B7D" w:rsidRPr="00E66B1A">
        <w:rPr>
          <w:rFonts w:ascii="Times New Roman" w:eastAsia="Times New Roman" w:hAnsi="Times New Roman" w:cs="Times New Roman"/>
          <w:i/>
          <w:iCs/>
          <w:sz w:val="24"/>
          <w:szCs w:val="24"/>
        </w:rPr>
        <w:t>release group</w:t>
      </w:r>
      <w:r w:rsidR="009B6B7D" w:rsidRPr="00E66B1A">
        <w:rPr>
          <w:rFonts w:ascii="Times New Roman" w:eastAsia="Times New Roman" w:hAnsi="Times New Roman" w:cs="Times New Roman"/>
          <w:sz w:val="24"/>
          <w:szCs w:val="24"/>
        </w:rPr>
        <w:t xml:space="preserve">. Model </w:t>
      </w:r>
      <w:r w:rsidR="00481688" w:rsidRPr="00E66B1A">
        <w:rPr>
          <w:rFonts w:ascii="Times New Roman" w:eastAsia="Times New Roman" w:hAnsi="Times New Roman" w:cs="Times New Roman"/>
          <w:sz w:val="24"/>
          <w:szCs w:val="24"/>
        </w:rPr>
        <w:t xml:space="preserve">selection and </w:t>
      </w:r>
      <w:r w:rsidR="009B6B7D" w:rsidRPr="00E66B1A">
        <w:rPr>
          <w:rFonts w:ascii="Times New Roman" w:eastAsia="Times New Roman" w:hAnsi="Times New Roman" w:cs="Times New Roman"/>
          <w:sz w:val="24"/>
          <w:szCs w:val="24"/>
        </w:rPr>
        <w:t>validation</w:t>
      </w:r>
      <w:r w:rsidR="00481688" w:rsidRPr="00E66B1A">
        <w:rPr>
          <w:rFonts w:ascii="Times New Roman" w:eastAsia="Times New Roman" w:hAnsi="Times New Roman" w:cs="Times New Roman"/>
          <w:sz w:val="24"/>
          <w:szCs w:val="24"/>
        </w:rPr>
        <w:t xml:space="preserve"> </w:t>
      </w:r>
      <w:r w:rsidR="009B6B7D" w:rsidRPr="00E66B1A">
        <w:rPr>
          <w:rFonts w:ascii="Times New Roman" w:eastAsia="Times New Roman" w:hAnsi="Times New Roman" w:cs="Times New Roman"/>
          <w:sz w:val="24"/>
          <w:szCs w:val="24"/>
        </w:rPr>
        <w:t>followed the approach used with GLMM</w:t>
      </w:r>
      <w:r w:rsidR="009B6B7D" w:rsidRPr="00E66B1A">
        <w:rPr>
          <w:rFonts w:ascii="Times New Roman" w:eastAsia="Times New Roman" w:hAnsi="Times New Roman" w:cs="Times New Roman"/>
          <w:sz w:val="24"/>
          <w:szCs w:val="24"/>
          <w:vertAlign w:val="subscript"/>
        </w:rPr>
        <w:t>TLF</w:t>
      </w:r>
      <w:r w:rsidR="009B6B7D" w:rsidRPr="00E66B1A">
        <w:rPr>
          <w:rFonts w:ascii="Times New Roman" w:eastAsia="Times New Roman" w:hAnsi="Times New Roman" w:cs="Times New Roman"/>
          <w:sz w:val="24"/>
          <w:szCs w:val="24"/>
        </w:rPr>
        <w:t>.</w:t>
      </w:r>
      <w:r w:rsidR="00481688" w:rsidRPr="00E66B1A">
        <w:rPr>
          <w:rFonts w:ascii="Times New Roman" w:eastAsia="Times New Roman" w:hAnsi="Times New Roman" w:cs="Times New Roman"/>
          <w:sz w:val="24"/>
          <w:szCs w:val="24"/>
        </w:rPr>
        <w:t xml:space="preserve"> Effect of </w:t>
      </w:r>
      <w:r w:rsidR="00481688" w:rsidRPr="00E66B1A">
        <w:rPr>
          <w:rFonts w:ascii="Times New Roman" w:eastAsia="Times New Roman" w:hAnsi="Times New Roman" w:cs="Times New Roman"/>
          <w:i/>
          <w:sz w:val="24"/>
          <w:szCs w:val="24"/>
        </w:rPr>
        <w:t xml:space="preserve">collection location </w:t>
      </w:r>
      <w:r w:rsidR="00481688" w:rsidRPr="00E66B1A">
        <w:rPr>
          <w:rFonts w:ascii="Times New Roman" w:eastAsia="Times New Roman" w:hAnsi="Times New Roman" w:cs="Times New Roman"/>
          <w:iCs/>
          <w:sz w:val="24"/>
          <w:szCs w:val="24"/>
        </w:rPr>
        <w:t>was evaluated using a likelihood-ratio test.</w:t>
      </w:r>
      <w:r w:rsidR="008146C7" w:rsidRPr="00E66B1A">
        <w:rPr>
          <w:rFonts w:ascii="Times New Roman" w:eastAsia="Times New Roman" w:hAnsi="Times New Roman" w:cs="Times New Roman"/>
          <w:sz w:val="24"/>
          <w:szCs w:val="24"/>
        </w:rPr>
        <w:t xml:space="preserve"> We examined body length using the same predictors and a linear model. We validated the model using Pearson residuals and evaluated significance with an F-test and type II sums of squares.</w:t>
      </w:r>
    </w:p>
    <w:p w14:paraId="4DC52185" w14:textId="43E844FA" w:rsidR="0068209D" w:rsidRPr="00E66B1A" w:rsidRDefault="0068209D" w:rsidP="003D0273">
      <w:pPr>
        <w:spacing w:after="120" w:line="360" w:lineRule="auto"/>
        <w:rPr>
          <w:rFonts w:ascii="Times New Roman" w:eastAsia="Times New Roman" w:hAnsi="Times New Roman" w:cs="Times New Roman"/>
          <w:sz w:val="24"/>
          <w:szCs w:val="24"/>
        </w:rPr>
      </w:pPr>
    </w:p>
    <w:p w14:paraId="1EA3B7E5" w14:textId="77777777" w:rsidR="0068209D" w:rsidRPr="00E66B1A" w:rsidRDefault="00042B1D" w:rsidP="003D0273">
      <w:pPr>
        <w:pStyle w:val="Heading2"/>
        <w:keepNext w:val="0"/>
        <w:keepLines w:val="0"/>
        <w:spacing w:after="120" w:line="360" w:lineRule="auto"/>
      </w:pPr>
      <w:bookmarkStart w:id="32" w:name="_78vgmb6nv7eh" w:colFirst="0" w:colLast="0"/>
      <w:bookmarkEnd w:id="32"/>
      <w:r w:rsidRPr="00E66B1A">
        <w:t xml:space="preserve"> </w:t>
      </w:r>
    </w:p>
    <w:p w14:paraId="09D29819" w14:textId="77777777" w:rsidR="0068209D" w:rsidRPr="00E66B1A" w:rsidRDefault="0068209D" w:rsidP="003D0273">
      <w:pPr>
        <w:spacing w:after="120" w:line="360" w:lineRule="auto"/>
        <w:rPr>
          <w:rFonts w:ascii="Times New Roman" w:eastAsia="Times New Roman" w:hAnsi="Times New Roman" w:cs="Times New Roman"/>
          <w:sz w:val="24"/>
          <w:szCs w:val="24"/>
        </w:rPr>
      </w:pPr>
    </w:p>
    <w:p w14:paraId="6F21AAA1" w14:textId="77777777" w:rsidR="0068209D" w:rsidRPr="00E66B1A" w:rsidRDefault="00042B1D" w:rsidP="003D0273">
      <w:pPr>
        <w:spacing w:after="120" w:line="360" w:lineRule="auto"/>
        <w:rPr>
          <w:rFonts w:ascii="Times New Roman" w:eastAsia="Times New Roman" w:hAnsi="Times New Roman" w:cs="Times New Roman"/>
          <w:i/>
          <w:sz w:val="24"/>
          <w:szCs w:val="24"/>
        </w:rPr>
      </w:pPr>
      <w:r w:rsidRPr="00E66B1A">
        <w:rPr>
          <w:rFonts w:ascii="Times New Roman" w:eastAsia="Times New Roman" w:hAnsi="Times New Roman" w:cs="Times New Roman"/>
          <w:i/>
          <w:sz w:val="24"/>
          <w:szCs w:val="24"/>
        </w:rPr>
        <w:t xml:space="preserve"> </w:t>
      </w:r>
    </w:p>
    <w:p w14:paraId="799BE17D"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33" w:name="_ior8tfffw7rj" w:colFirst="0" w:colLast="0"/>
      <w:bookmarkEnd w:id="33"/>
      <w:r w:rsidRPr="00E66B1A">
        <w:rPr>
          <w:rFonts w:ascii="Times New Roman" w:hAnsi="Times New Roman" w:cs="Times New Roman"/>
        </w:rPr>
        <w:br w:type="page"/>
      </w:r>
    </w:p>
    <w:p w14:paraId="6C26741D"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34" w:name="_tyiaegp0bd20" w:colFirst="0" w:colLast="0"/>
      <w:bookmarkEnd w:id="34"/>
      <w:r w:rsidRPr="00E66B1A">
        <w:rPr>
          <w:rFonts w:ascii="Times New Roman" w:eastAsia="Times New Roman" w:hAnsi="Times New Roman" w:cs="Times New Roman"/>
          <w:b/>
          <w:sz w:val="24"/>
          <w:szCs w:val="24"/>
          <w:u w:val="single"/>
        </w:rPr>
        <w:lastRenderedPageBreak/>
        <w:t>Results</w:t>
      </w:r>
    </w:p>
    <w:p w14:paraId="1A41788B" w14:textId="77777777" w:rsidR="0068209D" w:rsidRPr="00E66B1A" w:rsidRDefault="00042B1D" w:rsidP="003D0273">
      <w:pPr>
        <w:pStyle w:val="Heading2"/>
        <w:keepNext w:val="0"/>
        <w:keepLines w:val="0"/>
        <w:spacing w:after="120" w:line="360" w:lineRule="auto"/>
      </w:pPr>
      <w:bookmarkStart w:id="35" w:name="_rbv04cfgmdn7" w:colFirst="0" w:colLast="0"/>
      <w:bookmarkEnd w:id="35"/>
      <w:r w:rsidRPr="00E66B1A">
        <w:t>Parentage and Focal Group Sample Size</w:t>
      </w:r>
    </w:p>
    <w:p w14:paraId="5CBA37A6" w14:textId="5A89166B"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Our pedigree included 9,839 individuals sampled from 2007 – 2020 (O’Malley et al. 2023). Of these individuals, 2,027 HOR salmon and 952 wild-born salmon were released above the dam during 2012</w:t>
      </w:r>
      <w:r w:rsidR="001B3A77" w:rsidRPr="00E66B1A">
        <w:rPr>
          <w:rFonts w:ascii="Times New Roman" w:eastAsia="Times New Roman" w:hAnsi="Times New Roman" w:cs="Times New Roman"/>
          <w:sz w:val="24"/>
          <w:szCs w:val="24"/>
        </w:rPr>
        <w:t xml:space="preserve"> – </w:t>
      </w:r>
      <w:r w:rsidRPr="00E66B1A">
        <w:rPr>
          <w:rFonts w:ascii="Times New Roman" w:eastAsia="Times New Roman" w:hAnsi="Times New Roman" w:cs="Times New Roman"/>
          <w:sz w:val="24"/>
          <w:szCs w:val="24"/>
        </w:rPr>
        <w:t>2015, when we could confidently identify both the parents and offspring of individuals. Among the 952 wild-born salmon released above the dam in this period, 465 were identified as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237 were identified as NORs (Table 1). The remaining 250 wild-born salmon assigned to a single parent or to a mixed mate pair and were excluded from further analysis. Also, 15 individuals with no body length measurements were excluded.</w:t>
      </w:r>
      <w:r w:rsidR="00171F4E" w:rsidRPr="00E66B1A">
        <w:rPr>
          <w:rFonts w:ascii="Times New Roman" w:eastAsia="Times New Roman" w:hAnsi="Times New Roman" w:cs="Times New Roman"/>
          <w:sz w:val="24"/>
          <w:szCs w:val="24"/>
        </w:rPr>
        <w:t xml:space="preserve"> </w:t>
      </w:r>
    </w:p>
    <w:p w14:paraId="6EF5BC42"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644431D3" w14:textId="77777777" w:rsidR="0068209D" w:rsidRPr="00E66B1A" w:rsidRDefault="00042B1D" w:rsidP="003D0273">
      <w:pPr>
        <w:pStyle w:val="Heading2"/>
        <w:keepNext w:val="0"/>
        <w:keepLines w:val="0"/>
        <w:spacing w:after="120" w:line="360" w:lineRule="auto"/>
      </w:pPr>
      <w:bookmarkStart w:id="36" w:name="_wgwq7urb3364" w:colFirst="0" w:colLast="0"/>
      <w:bookmarkEnd w:id="36"/>
      <w:r w:rsidRPr="00E66B1A">
        <w:t>Body Length</w:t>
      </w:r>
    </w:p>
    <w:p w14:paraId="2738639D" w14:textId="7D2FDD44"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Body length was significantly explained by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and the </w:t>
      </w:r>
      <w:r w:rsidRPr="00E66B1A">
        <w:rPr>
          <w:rFonts w:ascii="Times New Roman" w:eastAsia="Times New Roman" w:hAnsi="Times New Roman" w:cs="Times New Roman"/>
          <w:i/>
          <w:sz w:val="24"/>
          <w:szCs w:val="24"/>
        </w:rPr>
        <w:t>sex*group</w:t>
      </w:r>
      <w:r w:rsidRPr="00E66B1A">
        <w:rPr>
          <w:rFonts w:ascii="Times New Roman" w:eastAsia="Times New Roman" w:hAnsi="Times New Roman" w:cs="Times New Roman"/>
          <w:sz w:val="24"/>
          <w:szCs w:val="24"/>
        </w:rPr>
        <w:t xml:space="preserve"> interaction (F-test p-value &lt; 2e-16, type II sums of squares). In our </w:t>
      </w:r>
      <w:r w:rsidRPr="00E66B1A">
        <w:rPr>
          <w:rFonts w:ascii="Times New Roman" w:eastAsia="Times New Roman" w:hAnsi="Times New Roman" w:cs="Times New Roman"/>
          <w:i/>
          <w:sz w:val="24"/>
          <w:szCs w:val="24"/>
        </w:rPr>
        <w:t>post-hoc</w:t>
      </w:r>
      <w:r w:rsidRPr="00E66B1A">
        <w:rPr>
          <w:rFonts w:ascii="Times New Roman" w:eastAsia="Times New Roman" w:hAnsi="Times New Roman" w:cs="Times New Roman"/>
          <w:sz w:val="24"/>
          <w:szCs w:val="24"/>
        </w:rPr>
        <w:t xml:space="preserve"> analyses, we conditioned marginal mean length on </w:t>
      </w:r>
      <w:r w:rsidRPr="00E66B1A">
        <w:rPr>
          <w:rFonts w:ascii="Times New Roman" w:eastAsia="Times New Roman" w:hAnsi="Times New Roman" w:cs="Times New Roman"/>
          <w:i/>
          <w:sz w:val="24"/>
          <w:szCs w:val="24"/>
        </w:rPr>
        <w:t xml:space="preserve">sex </w:t>
      </w:r>
      <w:r w:rsidRPr="00E66B1A">
        <w:rPr>
          <w:rFonts w:ascii="Times New Roman" w:eastAsia="Times New Roman" w:hAnsi="Times New Roman" w:cs="Times New Roman"/>
          <w:sz w:val="24"/>
          <w:szCs w:val="24"/>
        </w:rPr>
        <w:t xml:space="preserve">and averaged across all levels of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and therefore present results separately for males and females. For females, only pairwise contrasts that included HORs were significant. </w:t>
      </w:r>
      <w:commentRangeStart w:id="37"/>
      <w:commentRangeStart w:id="38"/>
      <w:r w:rsidRPr="00E66B1A">
        <w:rPr>
          <w:rFonts w:ascii="Times New Roman" w:eastAsia="Times New Roman" w:hAnsi="Times New Roman" w:cs="Times New Roman"/>
          <w:sz w:val="24"/>
          <w:szCs w:val="24"/>
        </w:rPr>
        <w:t>HOR females were smaller than every other group of females (Supplemental Fig. 1, Tukey p-value &lt; 0.001). For males, every pairwise contrast was significant (Tukey p-value &lt; 0.01). HOR</w:t>
      </w:r>
      <w:r w:rsidR="00CD5904"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males had the shortest body length, followed by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NORs, and finally, Carcasses (Supplemental Fig. 1).</w:t>
      </w:r>
      <w:commentRangeEnd w:id="37"/>
      <w:r w:rsidR="00E05930" w:rsidRPr="00E66B1A">
        <w:rPr>
          <w:rStyle w:val="CommentReference"/>
          <w:rFonts w:ascii="Times New Roman" w:hAnsi="Times New Roman" w:cs="Times New Roman"/>
        </w:rPr>
        <w:commentReference w:id="37"/>
      </w:r>
      <w:commentRangeEnd w:id="38"/>
      <w:r w:rsidR="00E6421D" w:rsidRPr="00E66B1A">
        <w:rPr>
          <w:rStyle w:val="CommentReference"/>
          <w:rFonts w:ascii="Times New Roman" w:hAnsi="Times New Roman" w:cs="Times New Roman"/>
        </w:rPr>
        <w:commentReference w:id="38"/>
      </w:r>
    </w:p>
    <w:p w14:paraId="39525075" w14:textId="77777777" w:rsidR="0068209D" w:rsidRPr="00E66B1A" w:rsidRDefault="00042B1D" w:rsidP="003D0273">
      <w:pPr>
        <w:spacing w:after="120" w:line="360" w:lineRule="auto"/>
        <w:rPr>
          <w:rFonts w:ascii="Times New Roman" w:hAnsi="Times New Roman" w:cs="Times New Roman"/>
          <w:sz w:val="24"/>
          <w:szCs w:val="24"/>
        </w:rPr>
      </w:pPr>
      <w:r w:rsidRPr="00E66B1A">
        <w:rPr>
          <w:rFonts w:ascii="Times New Roman" w:hAnsi="Times New Roman" w:cs="Times New Roman"/>
          <w:sz w:val="24"/>
          <w:szCs w:val="24"/>
        </w:rPr>
        <w:t xml:space="preserve"> </w:t>
      </w:r>
    </w:p>
    <w:p w14:paraId="25E56ADA" w14:textId="77777777" w:rsidR="0068209D" w:rsidRPr="00E66B1A" w:rsidRDefault="00042B1D" w:rsidP="003D0273">
      <w:pPr>
        <w:pStyle w:val="Heading2"/>
        <w:keepNext w:val="0"/>
        <w:keepLines w:val="0"/>
        <w:spacing w:after="120" w:line="360" w:lineRule="auto"/>
      </w:pPr>
      <w:bookmarkStart w:id="39" w:name="_ruy4gtinc9ac" w:colFirst="0" w:colLast="0"/>
      <w:bookmarkEnd w:id="39"/>
      <w:r w:rsidRPr="00E66B1A">
        <w:t>Relative Reproductive Success</w:t>
      </w:r>
    </w:p>
    <w:p w14:paraId="6D40F892" w14:textId="548A2154"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Several predictors </w:t>
      </w:r>
      <w:r w:rsidR="00886C40" w:rsidRPr="00E66B1A">
        <w:rPr>
          <w:rFonts w:ascii="Times New Roman" w:eastAsia="Times New Roman" w:hAnsi="Times New Roman" w:cs="Times New Roman"/>
          <w:sz w:val="24"/>
          <w:szCs w:val="24"/>
        </w:rPr>
        <w:t xml:space="preserve">used </w:t>
      </w:r>
      <w:r w:rsidRPr="00E66B1A">
        <w:rPr>
          <w:rFonts w:ascii="Times New Roman" w:eastAsia="Times New Roman" w:hAnsi="Times New Roman" w:cs="Times New Roman"/>
          <w:sz w:val="24"/>
          <w:szCs w:val="24"/>
        </w:rPr>
        <w:t xml:space="preserve">in the generalized linear mixed model of TLF were correlated with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 HOR salmon were smaller on average and included more females than both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(Supplemental Fig. 1 and Supplemental Table 1, also see Body Length section above).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tended to be released above the dam earlier than both HORs and NORs (Supplemental Fig. 2). However, we did not find evidence of strong multicollinearity among the predictors as assessed with the generalized variance inflation factor, indicating that despite the relationships between predictors, there is sufficient information in the dataset to parse their individual effects.</w:t>
      </w:r>
    </w:p>
    <w:p w14:paraId="708CEEE6" w14:textId="6BF6D1AA"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lastRenderedPageBreak/>
        <w:t>After model selection, the final model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 xml:space="preserve">) included </w:t>
      </w:r>
      <w:r w:rsidR="00A634FB" w:rsidRPr="00E66B1A">
        <w:rPr>
          <w:rFonts w:ascii="Times New Roman" w:eastAsia="Times New Roman" w:hAnsi="Times New Roman" w:cs="Times New Roman"/>
          <w:i/>
          <w:sz w:val="24"/>
          <w:szCs w:val="24"/>
        </w:rPr>
        <w:t>origin</w:t>
      </w:r>
      <w:r w:rsidRPr="00E66B1A">
        <w:rPr>
          <w:rFonts w:ascii="Times New Roman" w:eastAsia="Times New Roman" w:hAnsi="Times New Roman" w:cs="Times New Roman"/>
          <w:i/>
          <w:sz w:val="24"/>
          <w:szCs w:val="24"/>
        </w:rPr>
        <w:t xml:space="preserve">, length, </w:t>
      </w:r>
      <w:r w:rsidRPr="00E66B1A">
        <w:rPr>
          <w:rFonts w:ascii="Times New Roman" w:eastAsia="Times New Roman" w:hAnsi="Times New Roman" w:cs="Times New Roman"/>
          <w:sz w:val="24"/>
          <w:szCs w:val="24"/>
        </w:rPr>
        <w:t xml:space="preserve">and </w:t>
      </w:r>
      <w:r w:rsidRPr="00E66B1A">
        <w:rPr>
          <w:rFonts w:ascii="Times New Roman" w:eastAsia="Times New Roman" w:hAnsi="Times New Roman" w:cs="Times New Roman"/>
          <w:i/>
          <w:sz w:val="24"/>
          <w:szCs w:val="24"/>
        </w:rPr>
        <w:t xml:space="preserve">year </w:t>
      </w:r>
      <w:r w:rsidRPr="00E66B1A">
        <w:rPr>
          <w:rFonts w:ascii="Times New Roman" w:eastAsia="Times New Roman" w:hAnsi="Times New Roman" w:cs="Times New Roman"/>
          <w:sz w:val="24"/>
          <w:szCs w:val="24"/>
        </w:rPr>
        <w:t xml:space="preserve">as fixed predictors and </w:t>
      </w:r>
      <w:r w:rsidRPr="00E66B1A">
        <w:rPr>
          <w:rFonts w:ascii="Times New Roman" w:eastAsia="Times New Roman" w:hAnsi="Times New Roman" w:cs="Times New Roman"/>
          <w:i/>
          <w:sz w:val="24"/>
          <w:szCs w:val="24"/>
        </w:rPr>
        <w:t>release group</w:t>
      </w:r>
      <w:r w:rsidRPr="00E66B1A">
        <w:rPr>
          <w:rFonts w:ascii="Times New Roman" w:eastAsia="Times New Roman" w:hAnsi="Times New Roman" w:cs="Times New Roman"/>
          <w:sz w:val="24"/>
          <w:szCs w:val="24"/>
        </w:rPr>
        <w:t xml:space="preserve"> as a random effect. We did not find that </w:t>
      </w:r>
      <w:r w:rsidRPr="00E66B1A">
        <w:rPr>
          <w:rFonts w:ascii="Times New Roman" w:eastAsia="Times New Roman" w:hAnsi="Times New Roman" w:cs="Times New Roman"/>
          <w:i/>
          <w:sz w:val="24"/>
          <w:szCs w:val="24"/>
        </w:rPr>
        <w:t xml:space="preserve">sex </w:t>
      </w:r>
      <w:r w:rsidRPr="00E66B1A">
        <w:rPr>
          <w:rFonts w:ascii="Times New Roman" w:eastAsia="Times New Roman" w:hAnsi="Times New Roman" w:cs="Times New Roman"/>
          <w:sz w:val="24"/>
          <w:szCs w:val="24"/>
        </w:rPr>
        <w:t xml:space="preserve">or a </w:t>
      </w:r>
      <w:r w:rsidRPr="00E66B1A">
        <w:rPr>
          <w:rFonts w:ascii="Times New Roman" w:eastAsia="Times New Roman" w:hAnsi="Times New Roman" w:cs="Times New Roman"/>
          <w:i/>
          <w:sz w:val="24"/>
          <w:szCs w:val="24"/>
        </w:rPr>
        <w:t>sex*</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 xml:space="preserve">n </w:t>
      </w:r>
      <w:r w:rsidRPr="00E66B1A">
        <w:rPr>
          <w:rFonts w:ascii="Times New Roman" w:eastAsia="Times New Roman" w:hAnsi="Times New Roman" w:cs="Times New Roman"/>
          <w:sz w:val="24"/>
          <w:szCs w:val="24"/>
        </w:rPr>
        <w:t xml:space="preserve">interaction improved the model fit to the data and therefore present </w:t>
      </w:r>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RRS for both sexes together. Parameter estimates and standard errors, as well as significance testing for each predictor retained in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 xml:space="preserve"> are presented in Table 2. Predicted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and NOR fitness was greater than HOR fitness (Wald-test p-value 7.75e-5 and 9.85e-5, respectively, Table 2, Supplemental Fig. 3). </w:t>
      </w:r>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 xml:space="preserve">RRS for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and for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NOR contrasts were significantly different than one (</w:t>
      </w:r>
      <w:r w:rsidR="00171F4E" w:rsidRPr="00E66B1A">
        <w:rPr>
          <w:rFonts w:ascii="Times New Roman" w:eastAsia="Times New Roman" w:hAnsi="Times New Roman" w:cs="Times New Roman"/>
          <w:sz w:val="24"/>
          <w:szCs w:val="24"/>
          <w:vertAlign w:val="subscript"/>
        </w:rPr>
        <w:t>model</w:t>
      </w:r>
      <w:r w:rsidR="00171F4E" w:rsidRPr="00E66B1A">
        <w:rPr>
          <w:rFonts w:ascii="Times New Roman" w:eastAsia="Times New Roman" w:hAnsi="Times New Roman" w:cs="Times New Roman"/>
          <w:sz w:val="24"/>
          <w:szCs w:val="24"/>
        </w:rPr>
        <w:t xml:space="preserve">RRS = </w:t>
      </w:r>
      <w:r w:rsidRPr="00E66B1A">
        <w:rPr>
          <w:rFonts w:ascii="Times New Roman" w:eastAsia="Times New Roman" w:hAnsi="Times New Roman" w:cs="Times New Roman"/>
          <w:sz w:val="24"/>
          <w:szCs w:val="24"/>
        </w:rPr>
        <w:t xml:space="preserve">0.56 and 0.57 respectively, Fig. 2, Table 3). </w:t>
      </w:r>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RRS for the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i/>
          <w:sz w:val="24"/>
          <w:szCs w:val="24"/>
        </w:rPr>
        <w:t xml:space="preserve">vs. </w:t>
      </w:r>
      <w:r w:rsidRPr="00E66B1A">
        <w:rPr>
          <w:rFonts w:ascii="Times New Roman" w:eastAsia="Times New Roman" w:hAnsi="Times New Roman" w:cs="Times New Roman"/>
          <w:sz w:val="24"/>
          <w:szCs w:val="24"/>
        </w:rPr>
        <w:t>NOR contrast was not significantly different than one (Fig. 2, Table 3).</w:t>
      </w:r>
    </w:p>
    <w:p w14:paraId="69B5E31D" w14:textId="575E5021"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Relative to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 xml:space="preserve">, a model that also included the effect of </w:t>
      </w:r>
      <w:r w:rsidRPr="00E66B1A">
        <w:rPr>
          <w:rFonts w:ascii="Times New Roman" w:eastAsia="Times New Roman" w:hAnsi="Times New Roman" w:cs="Times New Roman"/>
          <w:i/>
          <w:sz w:val="24"/>
          <w:szCs w:val="24"/>
        </w:rPr>
        <w:t xml:space="preserve">release day </w:t>
      </w:r>
      <w:r w:rsidRPr="00E66B1A">
        <w:rPr>
          <w:rFonts w:ascii="Times New Roman" w:eastAsia="Times New Roman" w:hAnsi="Times New Roman" w:cs="Times New Roman"/>
          <w:sz w:val="24"/>
          <w:szCs w:val="24"/>
        </w:rPr>
        <w:t xml:space="preserve">marginally improved the fit to the data (ΔAIC = 1.8, likelihood ratio test p-value =  0.053). Because </w:t>
      </w:r>
      <w:r w:rsidRPr="00E66B1A">
        <w:rPr>
          <w:rFonts w:ascii="Times New Roman" w:eastAsia="Times New Roman" w:hAnsi="Times New Roman" w:cs="Times New Roman"/>
          <w:i/>
          <w:sz w:val="24"/>
          <w:szCs w:val="24"/>
        </w:rPr>
        <w:t xml:space="preserve">release day </w:t>
      </w:r>
      <w:r w:rsidRPr="00E66B1A">
        <w:rPr>
          <w:rFonts w:ascii="Times New Roman" w:eastAsia="Times New Roman" w:hAnsi="Times New Roman" w:cs="Times New Roman"/>
          <w:sz w:val="24"/>
          <w:szCs w:val="24"/>
        </w:rPr>
        <w:t xml:space="preserve">varies across the levels of </w:t>
      </w:r>
      <w:r w:rsidR="00A634FB" w:rsidRPr="00E66B1A">
        <w:rPr>
          <w:rFonts w:ascii="Times New Roman" w:eastAsia="Times New Roman" w:hAnsi="Times New Roman" w:cs="Times New Roman"/>
          <w:i/>
          <w:iCs/>
          <w:sz w:val="24"/>
          <w:szCs w:val="24"/>
        </w:rPr>
        <w:t>origin</w:t>
      </w:r>
      <w:r w:rsidRPr="00E66B1A">
        <w:rPr>
          <w:rFonts w:ascii="Times New Roman" w:eastAsia="Times New Roman" w:hAnsi="Times New Roman" w:cs="Times New Roman"/>
          <w:sz w:val="24"/>
          <w:szCs w:val="24"/>
        </w:rPr>
        <w:t xml:space="preserve">, and potentially influences our estimate of </w:t>
      </w:r>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 xml:space="preserve">RRS, we also considered this model and provide the model fit and </w:t>
      </w:r>
      <w:r w:rsidRPr="00E66B1A">
        <w:rPr>
          <w:rFonts w:ascii="Times New Roman" w:eastAsia="Times New Roman" w:hAnsi="Times New Roman" w:cs="Times New Roman"/>
          <w:i/>
          <w:sz w:val="24"/>
          <w:szCs w:val="24"/>
        </w:rPr>
        <w:t>post-hoc</w:t>
      </w:r>
      <w:r w:rsidRPr="00E66B1A">
        <w:rPr>
          <w:rFonts w:ascii="Times New Roman" w:eastAsia="Times New Roman" w:hAnsi="Times New Roman" w:cs="Times New Roman"/>
          <w:sz w:val="24"/>
          <w:szCs w:val="24"/>
        </w:rPr>
        <w:t xml:space="preserve"> analysis as supplements (Supplemental Tables 2 and 3). We note that both parameter estimates and </w:t>
      </w:r>
      <w:r w:rsidRPr="00E66B1A">
        <w:rPr>
          <w:rFonts w:ascii="Times New Roman" w:eastAsia="Times New Roman" w:hAnsi="Times New Roman" w:cs="Times New Roman"/>
          <w:i/>
          <w:sz w:val="24"/>
          <w:szCs w:val="24"/>
        </w:rPr>
        <w:t xml:space="preserve">post-hoc </w:t>
      </w:r>
      <w:r w:rsidRPr="00E66B1A">
        <w:rPr>
          <w:rFonts w:ascii="Times New Roman" w:eastAsia="Times New Roman" w:hAnsi="Times New Roman" w:cs="Times New Roman"/>
          <w:sz w:val="24"/>
          <w:szCs w:val="24"/>
        </w:rPr>
        <w:t>significance testing were qualitatively similar to those from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w:t>
      </w:r>
    </w:p>
    <w:p w14:paraId="01D6CF97" w14:textId="47BB847D"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We found similar patterns for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 xml:space="preserve">RRS to </w:t>
      </w:r>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 xml:space="preserve">RRS for both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and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NOR contrasts.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 xml:space="preserve">RRS for the HOR </w:t>
      </w:r>
      <w:r w:rsidRPr="00E66B1A">
        <w:rPr>
          <w:rFonts w:ascii="Times New Roman" w:eastAsia="Times New Roman" w:hAnsi="Times New Roman" w:cs="Times New Roman"/>
          <w:i/>
          <w:sz w:val="24"/>
          <w:szCs w:val="24"/>
        </w:rPr>
        <w:t xml:space="preserve">vs. </w:t>
      </w:r>
      <w:r w:rsidRPr="00E66B1A">
        <w:rPr>
          <w:rFonts w:ascii="Times New Roman" w:eastAsia="Times New Roman" w:hAnsi="Times New Roman" w:cs="Times New Roman"/>
          <w:sz w:val="24"/>
          <w:szCs w:val="24"/>
        </w:rPr>
        <w:t>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contrast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 TLF</w:t>
      </w:r>
      <w:r w:rsidRPr="00E66B1A">
        <w:rPr>
          <w:rFonts w:ascii="Times New Roman" w:eastAsia="Times New Roman" w:hAnsi="Times New Roman" w:cs="Times New Roman"/>
          <w:sz w:val="24"/>
          <w:szCs w:val="24"/>
          <w:vertAlign w:val="subscript"/>
        </w:rPr>
        <w:t>HOR</w:t>
      </w:r>
      <w:r w:rsidRPr="00E66B1A">
        <w:rPr>
          <w:rFonts w:ascii="Times New Roman" w:eastAsia="Times New Roman" w:hAnsi="Times New Roman" w:cs="Times New Roman"/>
          <w:sz w:val="24"/>
          <w:szCs w:val="24"/>
        </w:rPr>
        <w:t xml:space="preserve"> / TLF</w:t>
      </w:r>
      <w:r w:rsidRPr="00E66B1A">
        <w:rPr>
          <w:rFonts w:ascii="Times New Roman" w:eastAsia="Times New Roman" w:hAnsi="Times New Roman" w:cs="Times New Roman"/>
          <w:sz w:val="24"/>
          <w:szCs w:val="24"/>
          <w:vertAlign w:val="subscript"/>
        </w:rPr>
        <w:t>F1</w:t>
      </w:r>
      <w:r w:rsidRPr="00E66B1A">
        <w:rPr>
          <w:rFonts w:ascii="Times New Roman" w:eastAsia="Times New Roman" w:hAnsi="Times New Roman" w:cs="Times New Roman"/>
          <w:sz w:val="24"/>
          <w:szCs w:val="24"/>
        </w:rPr>
        <w:t>) was less than one all years</w:t>
      </w:r>
      <w:r w:rsidR="009E5962" w:rsidRPr="00E66B1A">
        <w:rPr>
          <w:rFonts w:ascii="Times New Roman" w:eastAsia="Times New Roman" w:hAnsi="Times New Roman" w:cs="Times New Roman"/>
          <w:sz w:val="24"/>
          <w:szCs w:val="24"/>
        </w:rPr>
        <w:t xml:space="preserve"> evaluated</w:t>
      </w:r>
      <w:r w:rsidRPr="00E66B1A">
        <w:rPr>
          <w:rFonts w:ascii="Times New Roman" w:eastAsia="Times New Roman" w:hAnsi="Times New Roman" w:cs="Times New Roman"/>
          <w:sz w:val="24"/>
          <w:szCs w:val="24"/>
        </w:rPr>
        <w:t xml:space="preserve"> (Fig. 3).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 xml:space="preserve">RRS for the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NOR contrast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 TLF</w:t>
      </w:r>
      <w:r w:rsidRPr="00E66B1A">
        <w:rPr>
          <w:rFonts w:ascii="Times New Roman" w:eastAsia="Times New Roman" w:hAnsi="Times New Roman" w:cs="Times New Roman"/>
          <w:sz w:val="24"/>
          <w:szCs w:val="24"/>
          <w:vertAlign w:val="subscript"/>
        </w:rPr>
        <w:t>HOR</w:t>
      </w:r>
      <w:r w:rsidRPr="00E66B1A">
        <w:rPr>
          <w:rFonts w:ascii="Times New Roman" w:eastAsia="Times New Roman" w:hAnsi="Times New Roman" w:cs="Times New Roman"/>
          <w:sz w:val="24"/>
          <w:szCs w:val="24"/>
        </w:rPr>
        <w:t xml:space="preserve"> / TLF</w:t>
      </w:r>
      <w:r w:rsidRPr="00E66B1A">
        <w:rPr>
          <w:rFonts w:ascii="Times New Roman" w:eastAsia="Times New Roman" w:hAnsi="Times New Roman" w:cs="Times New Roman"/>
          <w:sz w:val="24"/>
          <w:szCs w:val="24"/>
          <w:vertAlign w:val="subscript"/>
        </w:rPr>
        <w:t>NOR</w:t>
      </w:r>
      <w:r w:rsidRPr="00E66B1A">
        <w:rPr>
          <w:rFonts w:ascii="Times New Roman" w:eastAsia="Times New Roman" w:hAnsi="Times New Roman" w:cs="Times New Roman"/>
          <w:sz w:val="24"/>
          <w:szCs w:val="24"/>
        </w:rPr>
        <w:t xml:space="preserve">) was significantly less than one in three of the four years (Fig. 3). Similar to our model-based approach, we did not find strong differences in these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 xml:space="preserve">RRS contrasts between sexes, but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 xml:space="preserve">RRS was significantly less than one in fewer years for males than females. Specifically, when we split the data by sex,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 xml:space="preserve">RRS for both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and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NOR contrasts </w:t>
      </w:r>
      <w:r w:rsidR="00A86202" w:rsidRPr="00E66B1A">
        <w:rPr>
          <w:rFonts w:ascii="Times New Roman" w:eastAsia="Times New Roman" w:hAnsi="Times New Roman" w:cs="Times New Roman"/>
          <w:sz w:val="24"/>
          <w:szCs w:val="24"/>
        </w:rPr>
        <w:t xml:space="preserve">were </w:t>
      </w:r>
      <w:r w:rsidRPr="00E66B1A">
        <w:rPr>
          <w:rFonts w:ascii="Times New Roman" w:eastAsia="Times New Roman" w:hAnsi="Times New Roman" w:cs="Times New Roman"/>
          <w:sz w:val="24"/>
          <w:szCs w:val="24"/>
        </w:rPr>
        <w:t>significantly less than one for males in two of four years</w:t>
      </w:r>
      <w:r w:rsidR="001B3A77"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and for females in three of four years (Supplemental Fig. 4). There was one notable difference between</w:t>
      </w:r>
      <w:r w:rsidRPr="00E66B1A">
        <w:rPr>
          <w:rFonts w:ascii="Times New Roman" w:eastAsia="Times New Roman" w:hAnsi="Times New Roman" w:cs="Times New Roman"/>
          <w:sz w:val="24"/>
          <w:szCs w:val="24"/>
          <w:vertAlign w:val="subscript"/>
        </w:rPr>
        <w:t xml:space="preserve"> Δ</w:t>
      </w:r>
      <w:r w:rsidRPr="00E66B1A">
        <w:rPr>
          <w:rFonts w:ascii="Times New Roman" w:eastAsia="Times New Roman" w:hAnsi="Times New Roman" w:cs="Times New Roman"/>
          <w:sz w:val="24"/>
          <w:szCs w:val="24"/>
        </w:rPr>
        <w:t xml:space="preserve">RRS and </w:t>
      </w:r>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 xml:space="preserve">RRS results: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for the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NOR contrast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 TLF</w:t>
      </w:r>
      <w:r w:rsidRPr="00E66B1A">
        <w:rPr>
          <w:rFonts w:ascii="Times New Roman" w:eastAsia="Times New Roman" w:hAnsi="Times New Roman" w:cs="Times New Roman"/>
          <w:sz w:val="24"/>
          <w:szCs w:val="24"/>
          <w:vertAlign w:val="subscript"/>
        </w:rPr>
        <w:t>F1</w:t>
      </w:r>
      <w:r w:rsidRPr="00E66B1A">
        <w:rPr>
          <w:rFonts w:ascii="Times New Roman" w:eastAsia="Times New Roman" w:hAnsi="Times New Roman" w:cs="Times New Roman"/>
          <w:sz w:val="24"/>
          <w:szCs w:val="24"/>
        </w:rPr>
        <w:t xml:space="preserve"> / TLF</w:t>
      </w:r>
      <w:r w:rsidRPr="00E66B1A">
        <w:rPr>
          <w:rFonts w:ascii="Times New Roman" w:eastAsia="Times New Roman" w:hAnsi="Times New Roman" w:cs="Times New Roman"/>
          <w:sz w:val="24"/>
          <w:szCs w:val="24"/>
          <w:vertAlign w:val="subscript"/>
        </w:rPr>
        <w:t>NOR</w:t>
      </w:r>
      <w:r w:rsidRPr="00E66B1A">
        <w:rPr>
          <w:rFonts w:ascii="Times New Roman" w:eastAsia="Times New Roman" w:hAnsi="Times New Roman" w:cs="Times New Roman"/>
          <w:sz w:val="24"/>
          <w:szCs w:val="24"/>
        </w:rPr>
        <w:t xml:space="preserve">) was significantly less than one in 2012 (Fig. 3). When we split the data by sex, we found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for this contrast was less than one in 2012 for males, but not females (Supplemental Fig. 4).</w:t>
      </w:r>
    </w:p>
    <w:p w14:paraId="28E69798"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31525D7E" w14:textId="77777777" w:rsidR="0068209D" w:rsidRPr="00E66B1A" w:rsidRDefault="00042B1D" w:rsidP="003D0273">
      <w:pPr>
        <w:pStyle w:val="Heading2"/>
        <w:keepNext w:val="0"/>
        <w:keepLines w:val="0"/>
        <w:spacing w:after="120" w:line="360" w:lineRule="auto"/>
      </w:pPr>
      <w:bookmarkStart w:id="40" w:name="_k0em1xq4xrgc" w:colFirst="0" w:colLast="0"/>
      <w:bookmarkEnd w:id="40"/>
      <w:r w:rsidRPr="00E66B1A">
        <w:t xml:space="preserve">Adult Offspring Characteristics      </w:t>
      </w:r>
    </w:p>
    <w:p w14:paraId="3FD968E4" w14:textId="172C6F97"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lastRenderedPageBreak/>
        <w:t xml:space="preserve">Model fit to the proportion of </w:t>
      </w:r>
      <w:r w:rsidRPr="00E66B1A">
        <w:rPr>
          <w:rFonts w:ascii="Times New Roman" w:eastAsia="Times New Roman" w:hAnsi="Times New Roman" w:cs="Times New Roman"/>
          <w:i/>
          <w:sz w:val="24"/>
          <w:szCs w:val="24"/>
        </w:rPr>
        <w:t xml:space="preserve">age-5 </w:t>
      </w:r>
      <w:r w:rsidRPr="00E66B1A">
        <w:rPr>
          <w:rFonts w:ascii="Times New Roman" w:eastAsia="Times New Roman" w:hAnsi="Times New Roman" w:cs="Times New Roman"/>
          <w:i/>
          <w:iCs/>
          <w:sz w:val="24"/>
          <w:szCs w:val="24"/>
        </w:rPr>
        <w:t>vs</w:t>
      </w: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i/>
          <w:sz w:val="24"/>
          <w:szCs w:val="24"/>
        </w:rPr>
        <w:t xml:space="preserve">age-4 </w:t>
      </w:r>
      <w:r w:rsidRPr="00E66B1A">
        <w:rPr>
          <w:rFonts w:ascii="Times New Roman" w:eastAsia="Times New Roman" w:hAnsi="Times New Roman" w:cs="Times New Roman"/>
          <w:sz w:val="24"/>
          <w:szCs w:val="24"/>
        </w:rPr>
        <w:t xml:space="preserve">offspring produced by candidate parents released above the dam was not significantly improved by including </w:t>
      </w:r>
      <w:r w:rsidRPr="00E66B1A">
        <w:rPr>
          <w:rFonts w:ascii="Times New Roman" w:eastAsia="Times New Roman" w:hAnsi="Times New Roman" w:cs="Times New Roman"/>
          <w:i/>
          <w:sz w:val="24"/>
          <w:szCs w:val="24"/>
        </w:rPr>
        <w:t xml:space="preserve">year </w:t>
      </w:r>
      <w:r w:rsidRPr="00E66B1A">
        <w:rPr>
          <w:rFonts w:ascii="Times New Roman" w:eastAsia="Times New Roman" w:hAnsi="Times New Roman" w:cs="Times New Roman"/>
          <w:sz w:val="24"/>
          <w:szCs w:val="24"/>
        </w:rPr>
        <w:t xml:space="preserve">of parents or the interaction between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and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 xml:space="preserve"> (ΔAIC &lt; 1, likelihood ratio test p-value &gt; 0.05), so the data </w:t>
      </w:r>
      <w:r w:rsidR="00A86202" w:rsidRPr="00E66B1A">
        <w:rPr>
          <w:rFonts w:ascii="Times New Roman" w:eastAsia="Times New Roman" w:hAnsi="Times New Roman" w:cs="Times New Roman"/>
          <w:sz w:val="24"/>
          <w:szCs w:val="24"/>
        </w:rPr>
        <w:t xml:space="preserve">were </w:t>
      </w:r>
      <w:r w:rsidRPr="00E66B1A">
        <w:rPr>
          <w:rFonts w:ascii="Times New Roman" w:eastAsia="Times New Roman" w:hAnsi="Times New Roman" w:cs="Times New Roman"/>
          <w:sz w:val="24"/>
          <w:szCs w:val="24"/>
        </w:rPr>
        <w:t xml:space="preserve">pooled across years. Parameter estimates and standard errors, as well as significance testing for the effects of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 xml:space="preserve">n </w:t>
      </w:r>
      <w:r w:rsidRPr="00E66B1A">
        <w:rPr>
          <w:rFonts w:ascii="Times New Roman" w:eastAsia="Times New Roman" w:hAnsi="Times New Roman" w:cs="Times New Roman"/>
          <w:sz w:val="24"/>
          <w:szCs w:val="24"/>
        </w:rPr>
        <w:t xml:space="preserve">of parents, </w:t>
      </w:r>
      <w:r w:rsidRPr="00E66B1A">
        <w:rPr>
          <w:rFonts w:ascii="Times New Roman" w:eastAsia="Times New Roman" w:hAnsi="Times New Roman" w:cs="Times New Roman"/>
          <w:i/>
          <w:sz w:val="24"/>
          <w:szCs w:val="24"/>
        </w:rPr>
        <w:t xml:space="preserve">sex </w:t>
      </w:r>
      <w:r w:rsidR="00171F4E" w:rsidRPr="00E66B1A">
        <w:rPr>
          <w:rFonts w:ascii="Times New Roman" w:eastAsia="Times New Roman" w:hAnsi="Times New Roman" w:cs="Times New Roman"/>
          <w:iCs/>
          <w:sz w:val="24"/>
          <w:szCs w:val="24"/>
        </w:rPr>
        <w:t xml:space="preserve">of offspring </w:t>
      </w:r>
      <w:r w:rsidRPr="00E66B1A">
        <w:rPr>
          <w:rFonts w:ascii="Times New Roman" w:eastAsia="Times New Roman" w:hAnsi="Times New Roman" w:cs="Times New Roman"/>
          <w:sz w:val="24"/>
          <w:szCs w:val="24"/>
        </w:rPr>
        <w:t>and their interaction on the age at maturity of their offspring are presented in Table 4. Female adult offspring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returned at an older age than female adult offspring of HOR salmon (Fig. 4). Male adult offspring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returned at an older age than male adult offspring of both HORs and NORs (Fig. 4). We found similar trends in body length between the levels of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 xml:space="preserve">n </w:t>
      </w:r>
      <w:r w:rsidRPr="00E66B1A">
        <w:rPr>
          <w:rFonts w:ascii="Times New Roman" w:eastAsia="Times New Roman" w:hAnsi="Times New Roman" w:cs="Times New Roman"/>
          <w:sz w:val="24"/>
          <w:szCs w:val="24"/>
        </w:rPr>
        <w:t xml:space="preserve">and </w:t>
      </w:r>
      <w:r w:rsidRPr="00E66B1A">
        <w:rPr>
          <w:rFonts w:ascii="Times New Roman" w:eastAsia="Times New Roman" w:hAnsi="Times New Roman" w:cs="Times New Roman"/>
          <w:i/>
          <w:sz w:val="24"/>
          <w:szCs w:val="24"/>
        </w:rPr>
        <w:t xml:space="preserve">sex, </w:t>
      </w:r>
      <w:r w:rsidRPr="00E66B1A">
        <w:rPr>
          <w:rFonts w:ascii="Times New Roman" w:eastAsia="Times New Roman" w:hAnsi="Times New Roman" w:cs="Times New Roman"/>
          <w:sz w:val="24"/>
          <w:szCs w:val="24"/>
        </w:rPr>
        <w:t xml:space="preserve">but only one </w:t>
      </w:r>
      <w:r w:rsidRPr="00E66B1A">
        <w:rPr>
          <w:rFonts w:ascii="Times New Roman" w:eastAsia="Times New Roman" w:hAnsi="Times New Roman" w:cs="Times New Roman"/>
          <w:i/>
          <w:sz w:val="24"/>
          <w:szCs w:val="24"/>
        </w:rPr>
        <w:t xml:space="preserve">post-hoc </w:t>
      </w:r>
      <w:r w:rsidRPr="00E66B1A">
        <w:rPr>
          <w:rFonts w:ascii="Times New Roman" w:eastAsia="Times New Roman" w:hAnsi="Times New Roman" w:cs="Times New Roman"/>
          <w:sz w:val="24"/>
          <w:szCs w:val="24"/>
        </w:rPr>
        <w:t>contrast was significant, possibly due to a smaller number of individuals with length measurements than AAM estimates (Supplemental Table 4). Adult male offspring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w:t>
      </w:r>
      <w:r w:rsidRPr="00E66B1A">
        <w:rPr>
          <w:rFonts w:ascii="Times New Roman" w:eastAsia="Times New Roman" w:hAnsi="Times New Roman" w:cs="Times New Roman"/>
          <w:i/>
          <w:sz w:val="24"/>
          <w:szCs w:val="24"/>
        </w:rPr>
        <w:t xml:space="preserve"> </w:t>
      </w:r>
      <w:r w:rsidRPr="00E66B1A">
        <w:rPr>
          <w:rFonts w:ascii="Times New Roman" w:eastAsia="Times New Roman" w:hAnsi="Times New Roman" w:cs="Times New Roman"/>
          <w:sz w:val="24"/>
          <w:szCs w:val="24"/>
        </w:rPr>
        <w:t>were larger than adult male offspring of NORs.</w:t>
      </w:r>
    </w:p>
    <w:p w14:paraId="1299BC90"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199F732B" w14:textId="77777777" w:rsidR="008146C7" w:rsidRPr="00E66B1A" w:rsidRDefault="008146C7" w:rsidP="003D0273">
      <w:pPr>
        <w:spacing w:after="120" w:line="360" w:lineRule="auto"/>
        <w:rPr>
          <w:rFonts w:ascii="Times New Roman" w:eastAsia="Times New Roman" w:hAnsi="Times New Roman" w:cs="Times New Roman"/>
          <w:i/>
          <w:iCs/>
          <w:sz w:val="24"/>
          <w:szCs w:val="24"/>
        </w:rPr>
      </w:pPr>
      <w:r w:rsidRPr="00E66B1A">
        <w:rPr>
          <w:rFonts w:ascii="Times New Roman" w:eastAsia="Times New Roman" w:hAnsi="Times New Roman" w:cs="Times New Roman"/>
          <w:i/>
          <w:iCs/>
          <w:sz w:val="24"/>
          <w:szCs w:val="24"/>
        </w:rPr>
        <w:t>Hatchery and Transport Effects</w:t>
      </w:r>
    </w:p>
    <w:p w14:paraId="2EE38999" w14:textId="3A30456D" w:rsidR="0068209D" w:rsidRPr="00E66B1A" w:rsidRDefault="008146C7"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ab/>
        <w:t xml:space="preserve">We did not observe any significant differences in fitness or body length between HOR salmon collected at the hatcheries on the mainstem and the HOR salmon collected at the Cougar Trap. Mean fitness of HORs collected at the Cougar Trap was slightly higher among HOR salmon collected at the trap relative to HOR salmon collected at Cougar Trap (mean TLF 0.14 and 0.19, respectively). Collection location was not a significant predictor of TLF (ΔAIC &lt; 1, likelihood ratio test p-value </w:t>
      </w:r>
      <w:r w:rsidR="006F3CFA" w:rsidRPr="00E66B1A">
        <w:rPr>
          <w:rFonts w:ascii="Times New Roman" w:eastAsia="Times New Roman" w:hAnsi="Times New Roman" w:cs="Times New Roman"/>
          <w:sz w:val="24"/>
          <w:szCs w:val="24"/>
        </w:rPr>
        <w:t>= 0.36</w:t>
      </w:r>
      <w:r w:rsidRPr="00E66B1A">
        <w:rPr>
          <w:rFonts w:ascii="Times New Roman" w:eastAsia="Times New Roman" w:hAnsi="Times New Roman" w:cs="Times New Roman"/>
          <w:sz w:val="24"/>
          <w:szCs w:val="24"/>
        </w:rPr>
        <w:t>), or body length among HOR salmon (F-test p-value 0.</w:t>
      </w:r>
      <w:r w:rsidR="006F3CFA" w:rsidRPr="00E66B1A">
        <w:rPr>
          <w:rFonts w:ascii="Times New Roman" w:eastAsia="Times New Roman" w:hAnsi="Times New Roman" w:cs="Times New Roman"/>
          <w:sz w:val="24"/>
          <w:szCs w:val="24"/>
        </w:rPr>
        <w:t>81</w:t>
      </w:r>
      <w:r w:rsidRPr="00E66B1A">
        <w:rPr>
          <w:rFonts w:ascii="Times New Roman" w:eastAsia="Times New Roman" w:hAnsi="Times New Roman" w:cs="Times New Roman"/>
          <w:sz w:val="24"/>
          <w:szCs w:val="24"/>
        </w:rPr>
        <w:t>, type II sums of squares).</w:t>
      </w:r>
      <w:r w:rsidR="00AB309D" w:rsidRPr="00E66B1A">
        <w:rPr>
          <w:rFonts w:ascii="Times New Roman" w:eastAsia="Times New Roman" w:hAnsi="Times New Roman" w:cs="Times New Roman"/>
          <w:sz w:val="24"/>
          <w:szCs w:val="24"/>
        </w:rPr>
        <w:t xml:space="preserve"> These results suggest that selection of larger and more fecund fish for broodstock at the hatchery does not strongly bias the remaining individuals released above the Cougar Dam towards smaller or less fit individuals.</w:t>
      </w:r>
    </w:p>
    <w:p w14:paraId="6A228FA4"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4AED7758"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41" w:name="_ndnd892i0026" w:colFirst="0" w:colLast="0"/>
      <w:bookmarkEnd w:id="41"/>
      <w:r w:rsidRPr="00E66B1A">
        <w:rPr>
          <w:rFonts w:ascii="Times New Roman" w:hAnsi="Times New Roman" w:cs="Times New Roman"/>
        </w:rPr>
        <w:br w:type="page"/>
      </w:r>
    </w:p>
    <w:p w14:paraId="130852F9"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42" w:name="_113umo6zndap" w:colFirst="0" w:colLast="0"/>
      <w:bookmarkEnd w:id="42"/>
      <w:r w:rsidRPr="00E66B1A">
        <w:rPr>
          <w:rFonts w:ascii="Times New Roman" w:eastAsia="Times New Roman" w:hAnsi="Times New Roman" w:cs="Times New Roman"/>
          <w:b/>
          <w:sz w:val="24"/>
          <w:szCs w:val="24"/>
          <w:u w:val="single"/>
        </w:rPr>
        <w:lastRenderedPageBreak/>
        <w:t>Discussion</w:t>
      </w:r>
    </w:p>
    <w:p w14:paraId="4163D26E" w14:textId="77777777" w:rsidR="0068209D" w:rsidRPr="00E66B1A" w:rsidRDefault="00042B1D" w:rsidP="003D0273">
      <w:pPr>
        <w:pStyle w:val="Heading2"/>
        <w:keepNext w:val="0"/>
        <w:keepLines w:val="0"/>
        <w:spacing w:after="120" w:line="360" w:lineRule="auto"/>
      </w:pPr>
      <w:bookmarkStart w:id="43" w:name="_jg8itefaz39l" w:colFirst="0" w:colLast="0"/>
      <w:bookmarkEnd w:id="43"/>
      <w:r w:rsidRPr="00E66B1A">
        <w:t>Relative Reproductive Success</w:t>
      </w:r>
    </w:p>
    <w:p w14:paraId="2D8C93BD" w14:textId="7A10D6E5"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Low </w:t>
      </w:r>
      <w:r w:rsidR="002A3752" w:rsidRPr="00E66B1A">
        <w:rPr>
          <w:rFonts w:ascii="Times New Roman" w:eastAsia="Times New Roman" w:hAnsi="Times New Roman" w:cs="Times New Roman"/>
          <w:sz w:val="24"/>
          <w:szCs w:val="24"/>
        </w:rPr>
        <w:t xml:space="preserve">relative </w:t>
      </w:r>
      <w:r w:rsidRPr="00E66B1A">
        <w:rPr>
          <w:rFonts w:ascii="Times New Roman" w:eastAsia="Times New Roman" w:hAnsi="Times New Roman" w:cs="Times New Roman"/>
          <w:sz w:val="24"/>
          <w:szCs w:val="24"/>
        </w:rPr>
        <w:t xml:space="preserve">reproductive success of </w:t>
      </w:r>
      <w:r w:rsidR="00FC21EC"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w:t>
      </w:r>
      <w:r w:rsidR="002A3752" w:rsidRPr="00E66B1A">
        <w:rPr>
          <w:rFonts w:ascii="Times New Roman" w:eastAsia="Times New Roman" w:hAnsi="Times New Roman" w:cs="Times New Roman"/>
          <w:sz w:val="24"/>
          <w:szCs w:val="24"/>
        </w:rPr>
        <w:t>salmon</w:t>
      </w:r>
      <w:r w:rsidR="008F3169"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challenges reintroduction and supplementation programs and prompts an important question: does lower fitness of </w:t>
      </w:r>
      <w:r w:rsidR="00FC21EC"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in the wild persist among their wild-born descendants? We found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(i.e., first-generation, wild born descendants of </w:t>
      </w:r>
      <w:r w:rsidR="00FC21EC"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produced significantly more adult offspring than HOR</w:t>
      </w:r>
      <w:r w:rsidR="00901DE3" w:rsidRPr="00E66B1A">
        <w:rPr>
          <w:rFonts w:ascii="Times New Roman" w:eastAsia="Times New Roman" w:hAnsi="Times New Roman" w:cs="Times New Roman"/>
          <w:sz w:val="24"/>
          <w:szCs w:val="24"/>
        </w:rPr>
        <w:t xml:space="preserve"> salmon</w:t>
      </w:r>
      <w:r w:rsidRPr="00E66B1A">
        <w:rPr>
          <w:rFonts w:ascii="Times New Roman" w:eastAsia="Times New Roman" w:hAnsi="Times New Roman" w:cs="Times New Roman"/>
          <w:sz w:val="24"/>
          <w:szCs w:val="24"/>
        </w:rPr>
        <w:t xml:space="preserve"> </w:t>
      </w:r>
      <w:r w:rsidR="002A3752" w:rsidRPr="00E66B1A">
        <w:rPr>
          <w:rFonts w:ascii="Times New Roman" w:eastAsia="Times New Roman" w:hAnsi="Times New Roman" w:cs="Times New Roman"/>
          <w:sz w:val="24"/>
          <w:szCs w:val="24"/>
        </w:rPr>
        <w:t xml:space="preserve">that spawned </w:t>
      </w:r>
      <w:r w:rsidR="00D43407" w:rsidRPr="00E66B1A">
        <w:rPr>
          <w:rFonts w:ascii="Times New Roman" w:eastAsia="Times New Roman" w:hAnsi="Times New Roman" w:cs="Times New Roman"/>
          <w:sz w:val="24"/>
          <w:szCs w:val="24"/>
        </w:rPr>
        <w:t xml:space="preserve">alongside them </w:t>
      </w:r>
      <w:r w:rsidRPr="00E66B1A">
        <w:rPr>
          <w:rFonts w:ascii="Times New Roman" w:eastAsia="Times New Roman" w:hAnsi="Times New Roman" w:cs="Times New Roman"/>
          <w:sz w:val="24"/>
          <w:szCs w:val="24"/>
        </w:rPr>
        <w:t xml:space="preserve">in the wild. The strongest evidence of this </w:t>
      </w:r>
      <w:r w:rsidR="002A3752" w:rsidRPr="00E66B1A">
        <w:rPr>
          <w:rFonts w:ascii="Times New Roman" w:eastAsia="Times New Roman" w:hAnsi="Times New Roman" w:cs="Times New Roman"/>
          <w:sz w:val="24"/>
          <w:szCs w:val="24"/>
        </w:rPr>
        <w:t xml:space="preserve">generational </w:t>
      </w:r>
      <w:r w:rsidRPr="00E66B1A">
        <w:rPr>
          <w:rFonts w:ascii="Times New Roman" w:eastAsia="Times New Roman" w:hAnsi="Times New Roman" w:cs="Times New Roman"/>
          <w:sz w:val="24"/>
          <w:szCs w:val="24"/>
        </w:rPr>
        <w:t>fitness advantage comes from our model-based estimates of RRS, which reduce bias by accounting for interannual variation and for potential fitness covariates such as sex, release strategies, and body length. However, this finding is also supported by directly contrasting mean fitness between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HORs in each year.</w:t>
      </w:r>
    </w:p>
    <w:p w14:paraId="050C81F8" w14:textId="17B04063"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To our knowledge, only one other study has explicitly addressed this question in Chinook salmon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&lt;EndNote&gt;&lt;Cite&gt;&lt;Author&gt;Nuetzel&lt;/Author&gt;&lt;Year&gt;2023&lt;/Year&gt;&lt;RecNum&gt;1600&lt;/RecNum&gt;&lt;DisplayText&gt;(Nuetzel et al. 2023)&lt;/DisplayText&gt;&lt;record&gt;&lt;rec-number&gt;1600&lt;/rec-number&gt;&lt;foreign-keys&gt;&lt;key app="EN" db-id="fstdwt0t3xzrskewzvmxpsf80xx25990rfrd" timestamp="1675193162"&gt;1600&lt;/key&gt;&lt;key app="ENWeb" db-id=""&gt;0&lt;/key&gt;&lt;/foreign-keys&gt;&lt;ref-type name="Journal Article"&gt;17&lt;/ref-type&gt;&lt;contributors&gt;&lt;authors&gt;&lt;author&gt;Nuetzel, Hayley M.&lt;/author&gt;&lt;author&gt;Galbreath, Peter F.&lt;/author&gt;&lt;author&gt;Staton, Benjamin A.&lt;/author&gt;&lt;author&gt;Crump, Carrie A.&lt;/author&gt;&lt;author&gt;Naylor, Leslie M.&lt;/author&gt;&lt;author&gt;Shippentower, Gene E.&lt;/author&gt;&lt;/authors&gt;&lt;/contributors&gt;&lt;titles&gt;&lt;title&gt;Improved productivity of naturalized spring Chinook salmon following reintroduction from a hatchery stock in Lookingglass Creek, Oregon&lt;/title&gt;&lt;secondary-title&gt;Canadian Journal of Fisheries and Aquatic Sciences&lt;/secondary-title&gt;&lt;/titles&gt;&lt;periodical&gt;&lt;full-title&gt;Canadian Journal of Fisheries and Aquatic Sciences&lt;/full-title&gt;&lt;/periodical&gt;&lt;dates&gt;&lt;year&gt;2023&lt;/year&gt;&lt;/dates&gt;&lt;isbn&gt;0706-652X&amp;#xD;1205-7533&lt;/isbn&gt;&lt;urls&gt;&lt;/urls&gt;&lt;electronic-resource-num&gt;10.1139/cjfas-2022-0114&lt;/electronic-resource-num&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(Nuetzel et al. 2023)</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and no study has compared fitness of wild-born hatchery descendants to Chinook salmon with no known recent hatchery ancestry. We found only weak evidence of fitness differences between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(i.e.</w:t>
      </w:r>
      <w:r w:rsidR="008F3169"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wild-born salmon of unknown parentage), with direct contrasts of mean TLF suggesting that NORs produced more adult offspring than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in one (2012) of four years. Importantly, this year had the highest sample size, suggesting that there may be limited power to identify significant differences in mean fitness in the other three years using this method. However, by not accounting for increased fitness among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associated with </w:t>
      </w:r>
      <w:r w:rsidRPr="00E66B1A">
        <w:rPr>
          <w:rFonts w:ascii="Times New Roman" w:eastAsia="Times New Roman" w:hAnsi="Times New Roman" w:cs="Times New Roman"/>
          <w:i/>
          <w:sz w:val="24"/>
          <w:szCs w:val="24"/>
        </w:rPr>
        <w:t>body length</w:t>
      </w:r>
      <w:r w:rsidRPr="00E66B1A">
        <w:rPr>
          <w:rFonts w:ascii="Times New Roman" w:eastAsia="Times New Roman" w:hAnsi="Times New Roman" w:cs="Times New Roman"/>
          <w:sz w:val="24"/>
          <w:szCs w:val="24"/>
        </w:rPr>
        <w:t xml:space="preserve">, these direct contrasts may overestimate fitness differences directly attributable to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 Our model-based estimates suggest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produce equal numbers of adult offspring after accounting for covariates. We conclude that fitness differences between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if present, are minor relative to the differences between either group and HORs. Our results corroborate the observation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produced more </w:t>
      </w:r>
      <w:r w:rsidR="003D7218" w:rsidRPr="00E66B1A">
        <w:rPr>
          <w:rFonts w:ascii="Times New Roman" w:eastAsia="Times New Roman" w:hAnsi="Times New Roman" w:cs="Times New Roman"/>
          <w:sz w:val="24"/>
          <w:szCs w:val="24"/>
        </w:rPr>
        <w:t xml:space="preserve">juvenile </w:t>
      </w:r>
      <w:r w:rsidRPr="00E66B1A">
        <w:rPr>
          <w:rFonts w:ascii="Times New Roman" w:eastAsia="Times New Roman" w:hAnsi="Times New Roman" w:cs="Times New Roman"/>
          <w:sz w:val="24"/>
          <w:szCs w:val="24"/>
        </w:rPr>
        <w:t xml:space="preserve">offspring </w:t>
      </w:r>
      <w:r w:rsidR="003D7218" w:rsidRPr="00E66B1A">
        <w:rPr>
          <w:rFonts w:ascii="Times New Roman" w:eastAsia="Times New Roman" w:hAnsi="Times New Roman" w:cs="Times New Roman"/>
          <w:sz w:val="24"/>
          <w:szCs w:val="24"/>
        </w:rPr>
        <w:t xml:space="preserve">(age-0) </w:t>
      </w:r>
      <w:r w:rsidRPr="00E66B1A">
        <w:rPr>
          <w:rFonts w:ascii="Times New Roman" w:eastAsia="Times New Roman" w:hAnsi="Times New Roman" w:cs="Times New Roman"/>
          <w:sz w:val="24"/>
          <w:szCs w:val="24"/>
        </w:rPr>
        <w:t xml:space="preserve">than HORs, but a similar number of </w:t>
      </w:r>
      <w:r w:rsidR="003D7218" w:rsidRPr="00E66B1A">
        <w:rPr>
          <w:rFonts w:ascii="Times New Roman" w:eastAsia="Times New Roman" w:hAnsi="Times New Roman" w:cs="Times New Roman"/>
          <w:sz w:val="24"/>
          <w:szCs w:val="24"/>
        </w:rPr>
        <w:t>juvenile</w:t>
      </w:r>
      <w:r w:rsidRPr="00E66B1A">
        <w:rPr>
          <w:rFonts w:ascii="Times New Roman" w:eastAsia="Times New Roman" w:hAnsi="Times New Roman" w:cs="Times New Roman"/>
          <w:sz w:val="24"/>
          <w:szCs w:val="24"/>
        </w:rPr>
        <w:t xml:space="preserve"> offspring to NORs in 2012 and 2013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(Banks et al. 2016)</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Together, our two central findings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fitness is greater than HOR fitness, but not greater than NOR fitness, suggest that a single generation in the wild increases fitness for descendants of </w:t>
      </w:r>
      <w:r w:rsidR="00FC21EC"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Chinook salmon, such that they may be comparable to wild-born salmon that might naturally colonize available habitat through dispersal if the passage barrier was not present. Our findings </w:t>
      </w:r>
      <w:r w:rsidR="003D7218" w:rsidRPr="00E66B1A">
        <w:rPr>
          <w:rFonts w:ascii="Times New Roman" w:eastAsia="Times New Roman" w:hAnsi="Times New Roman" w:cs="Times New Roman"/>
          <w:sz w:val="24"/>
          <w:szCs w:val="24"/>
        </w:rPr>
        <w:t xml:space="preserve">offer support for </w:t>
      </w:r>
      <w:r w:rsidRPr="00E66B1A">
        <w:rPr>
          <w:rFonts w:ascii="Times New Roman" w:eastAsia="Times New Roman" w:hAnsi="Times New Roman" w:cs="Times New Roman"/>
          <w:sz w:val="24"/>
          <w:szCs w:val="24"/>
        </w:rPr>
        <w:t xml:space="preserve">the continued use of </w:t>
      </w:r>
      <w:r w:rsidR="00FC21EC"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Chinook salmon to </w:t>
      </w:r>
      <w:r w:rsidRPr="00E66B1A">
        <w:rPr>
          <w:rFonts w:ascii="Times New Roman" w:eastAsia="Times New Roman" w:hAnsi="Times New Roman" w:cs="Times New Roman"/>
          <w:sz w:val="24"/>
          <w:szCs w:val="24"/>
        </w:rPr>
        <w:lastRenderedPageBreak/>
        <w:t xml:space="preserve">initially reestablish naturally spawning populations in habitats where they have been extirpated (but see </w:t>
      </w:r>
      <w:r w:rsidRPr="00E66B1A">
        <w:rPr>
          <w:rFonts w:ascii="Times New Roman" w:eastAsia="Times New Roman" w:hAnsi="Times New Roman" w:cs="Times New Roman"/>
          <w:i/>
          <w:sz w:val="24"/>
          <w:szCs w:val="24"/>
        </w:rPr>
        <w:t xml:space="preserve">Limitations </w:t>
      </w:r>
      <w:r w:rsidRPr="00E66B1A">
        <w:rPr>
          <w:rFonts w:ascii="Times New Roman" w:eastAsia="Times New Roman" w:hAnsi="Times New Roman" w:cs="Times New Roman"/>
          <w:sz w:val="24"/>
          <w:szCs w:val="24"/>
        </w:rPr>
        <w:t xml:space="preserve">section below).     </w:t>
      </w:r>
    </w:p>
    <w:p w14:paraId="4BE2C56F" w14:textId="782E60AC" w:rsidR="0068209D" w:rsidRPr="00E66B1A" w:rsidRDefault="0068209D" w:rsidP="003D0273">
      <w:pPr>
        <w:spacing w:after="120" w:line="360" w:lineRule="auto"/>
        <w:rPr>
          <w:rFonts w:ascii="Times New Roman" w:eastAsia="Times New Roman" w:hAnsi="Times New Roman" w:cs="Times New Roman"/>
          <w:sz w:val="24"/>
          <w:szCs w:val="24"/>
        </w:rPr>
      </w:pPr>
    </w:p>
    <w:p w14:paraId="55BD11F5" w14:textId="77777777" w:rsidR="0068209D" w:rsidRPr="00E66B1A" w:rsidRDefault="00042B1D" w:rsidP="003D0273">
      <w:pPr>
        <w:pStyle w:val="Heading2"/>
        <w:keepNext w:val="0"/>
        <w:keepLines w:val="0"/>
        <w:spacing w:after="120" w:line="360" w:lineRule="auto"/>
      </w:pPr>
      <w:bookmarkStart w:id="44" w:name="_mfulrsu7z6od" w:colFirst="0" w:colLast="0"/>
      <w:bookmarkEnd w:id="44"/>
      <w:r w:rsidRPr="00E66B1A">
        <w:t>Offspring Characteristics</w:t>
      </w:r>
    </w:p>
    <w:p w14:paraId="5166CDA7" w14:textId="2160E2C2"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In addition to evaluating the RS of the three groups of salmon released above the dam, we also considered two ecologically relevant phenotypes of their adult offspring, AAM and body length. We found that female adult offspring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returned at an older age than female adult offspring of HOR salmon</w:t>
      </w:r>
      <w:r w:rsidR="00FC21EC"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whereas male adult offspring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returned at an older age than male adult offspring of both HORs and NORs. We found similar trends in body length, which is consistent with the strong genetic correlation between these two traits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&lt;EndNote&gt;&lt;Cite&gt;&lt;Author&gt;Reed&lt;/Author&gt;&lt;Year&gt;2019&lt;/Year&gt;&lt;RecNum&gt;1741&lt;/RecNum&gt;&lt;DisplayText&gt;(Reed et al. 2019)&lt;/DisplayText&gt;&lt;record&gt;&lt;rec-number&gt;1741&lt;/rec-number&gt;&lt;foreign-keys&gt;&lt;key app="EN" db-id="fstdwt0t3xzrskewzvmxpsf80xx25990rfrd" timestamp="1684987985"&gt;1741&lt;/key&gt;&lt;key app="ENWeb" db-id=""&gt;0&lt;/key&gt;&lt;/foreign-keys&gt;&lt;ref-type name="Journal Article"&gt;17&lt;/ref-type&gt;&lt;contributors&gt;&lt;authors&gt;&lt;author&gt;Reed, Thomas E.&lt;/author&gt;&lt;author&gt;Prodöhl, Paulo&lt;/author&gt;&lt;author&gt;Bradley, Caroline&lt;/author&gt;&lt;author&gt;Gilbey, John&lt;/author&gt;&lt;author&gt;McGinnity, Philip&lt;/author&gt;&lt;author&gt;Primmer, Craig R.&lt;/author&gt;&lt;author&gt;Bacon, Philip J.&lt;/author&gt;&lt;/authors&gt;&lt;/contributors&gt;&lt;titles&gt;&lt;title&gt;Heritability estimation via molecular pedigree reconstruction in a wild fish population reveals substantial evolutionary potential for sea age at maturity, but not size within age classes&lt;/title&gt;&lt;secondary-title&gt;Canadian Journal of Fisheries and Aquatic Sciences&lt;/secondary-title&gt;&lt;/titles&gt;&lt;periodical&gt;&lt;full-title&gt;Canadian Journal of Fisheries and Aquatic Sciences&lt;/full-title&gt;&lt;/periodical&gt;&lt;pages&gt;790-805&lt;/pages&gt;&lt;volume&gt;76&lt;/volume&gt;&lt;number&gt;5&lt;/number&gt;&lt;section&gt;790&lt;/section&gt;&lt;dates&gt;&lt;year&gt;2019&lt;/year&gt;&lt;/dates&gt;&lt;isbn&gt;0706-652X&amp;#xD;1205-7533&lt;/isbn&gt;&lt;urls&gt;&lt;/urls&gt;&lt;electronic-resource-num&gt;10.1139/cjfas-2018-0123&lt;/electronic-resource-num&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(Reed et al. 2019)</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One interpretation of these patterns is that while there were differences in age and size at maturity of offspring between sexes, these sex differences were weakest among </w:t>
      </w:r>
      <w:r w:rsidR="00D43407" w:rsidRPr="00E66B1A">
        <w:rPr>
          <w:rFonts w:ascii="Times New Roman" w:eastAsia="Times New Roman" w:hAnsi="Times New Roman" w:cs="Times New Roman"/>
          <w:sz w:val="24"/>
          <w:szCs w:val="24"/>
        </w:rPr>
        <w:t xml:space="preserve">offspring of </w:t>
      </w:r>
      <w:r w:rsidRPr="00E66B1A">
        <w:rPr>
          <w:rFonts w:ascii="Times New Roman" w:eastAsia="Times New Roman" w:hAnsi="Times New Roman" w:cs="Times New Roman"/>
          <w:sz w:val="24"/>
          <w:szCs w:val="24"/>
        </w:rPr>
        <w:t xml:space="preserve">HOR salmon </w:t>
      </w:r>
      <w:r w:rsidR="00D43407" w:rsidRPr="00E66B1A">
        <w:rPr>
          <w:rFonts w:ascii="Times New Roman" w:eastAsia="Times New Roman" w:hAnsi="Times New Roman" w:cs="Times New Roman"/>
          <w:sz w:val="24"/>
          <w:szCs w:val="24"/>
        </w:rPr>
        <w:t>and F</w:t>
      </w:r>
      <w:r w:rsidR="00D43407" w:rsidRPr="00E66B1A">
        <w:rPr>
          <w:rFonts w:ascii="Times New Roman" w:eastAsia="Times New Roman" w:hAnsi="Times New Roman" w:cs="Times New Roman"/>
          <w:sz w:val="24"/>
          <w:szCs w:val="24"/>
          <w:vertAlign w:val="subscript"/>
        </w:rPr>
        <w:t>1</w:t>
      </w:r>
      <w:r w:rsidR="00D43407" w:rsidRPr="00E66B1A">
        <w:rPr>
          <w:rFonts w:ascii="Times New Roman" w:eastAsia="Times New Roman" w:hAnsi="Times New Roman" w:cs="Times New Roman"/>
          <w:sz w:val="24"/>
          <w:szCs w:val="24"/>
        </w:rPr>
        <w:t>s</w:t>
      </w:r>
      <w:r w:rsidRPr="00E66B1A">
        <w:rPr>
          <w:rFonts w:ascii="Times New Roman" w:eastAsia="Times New Roman" w:hAnsi="Times New Roman" w:cs="Times New Roman"/>
          <w:sz w:val="24"/>
          <w:szCs w:val="24"/>
        </w:rPr>
        <w:t xml:space="preserve">, and greatest among </w:t>
      </w:r>
      <w:r w:rsidR="00D43407" w:rsidRPr="00E66B1A">
        <w:rPr>
          <w:rFonts w:ascii="Times New Roman" w:eastAsia="Times New Roman" w:hAnsi="Times New Roman" w:cs="Times New Roman"/>
          <w:sz w:val="24"/>
          <w:szCs w:val="24"/>
        </w:rPr>
        <w:t>offspring</w:t>
      </w:r>
      <w:r w:rsidRPr="00E66B1A">
        <w:rPr>
          <w:rFonts w:ascii="Times New Roman" w:eastAsia="Times New Roman" w:hAnsi="Times New Roman" w:cs="Times New Roman"/>
          <w:sz w:val="24"/>
          <w:szCs w:val="24"/>
        </w:rPr>
        <w:t xml:space="preserve"> of NORs. This </w:t>
      </w:r>
      <w:r w:rsidR="00FC21EC" w:rsidRPr="00E66B1A">
        <w:rPr>
          <w:rFonts w:ascii="Times New Roman" w:eastAsia="Times New Roman" w:hAnsi="Times New Roman" w:cs="Times New Roman"/>
          <w:sz w:val="24"/>
          <w:szCs w:val="24"/>
        </w:rPr>
        <w:t xml:space="preserve">framing </w:t>
      </w:r>
      <w:r w:rsidRPr="00E66B1A">
        <w:rPr>
          <w:rFonts w:ascii="Times New Roman" w:eastAsia="Times New Roman" w:hAnsi="Times New Roman" w:cs="Times New Roman"/>
          <w:sz w:val="24"/>
          <w:szCs w:val="24"/>
        </w:rPr>
        <w:t>prompt</w:t>
      </w:r>
      <w:r w:rsidR="00FC21EC" w:rsidRPr="00E66B1A">
        <w:rPr>
          <w:rFonts w:ascii="Times New Roman" w:eastAsia="Times New Roman" w:hAnsi="Times New Roman" w:cs="Times New Roman"/>
          <w:sz w:val="24"/>
          <w:szCs w:val="24"/>
        </w:rPr>
        <w:t>s two</w:t>
      </w:r>
      <w:r w:rsidRPr="00E66B1A">
        <w:rPr>
          <w:rFonts w:ascii="Times New Roman" w:eastAsia="Times New Roman" w:hAnsi="Times New Roman" w:cs="Times New Roman"/>
          <w:sz w:val="24"/>
          <w:szCs w:val="24"/>
        </w:rPr>
        <w:t xml:space="preserve"> questions, why might there be less age and size variation across sexes within salmon with recen</w:t>
      </w:r>
      <w:r w:rsidR="00D43407" w:rsidRPr="00E66B1A">
        <w:rPr>
          <w:rFonts w:ascii="Times New Roman" w:eastAsia="Times New Roman" w:hAnsi="Times New Roman" w:cs="Times New Roman"/>
          <w:sz w:val="24"/>
          <w:szCs w:val="24"/>
        </w:rPr>
        <w:t>t, known</w:t>
      </w:r>
      <w:r w:rsidRPr="00E66B1A">
        <w:rPr>
          <w:rFonts w:ascii="Times New Roman" w:eastAsia="Times New Roman" w:hAnsi="Times New Roman" w:cs="Times New Roman"/>
          <w:sz w:val="24"/>
          <w:szCs w:val="24"/>
        </w:rPr>
        <w:t xml:space="preserve"> hatchery ancestry, and what are the evolutionary and conservation implications of this reduction in variation?</w:t>
      </w:r>
    </w:p>
    <w:p w14:paraId="6FEC5DDA" w14:textId="4230262F"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AAM and fitness are positively associated in salmonids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&lt;EndNote&gt;&lt;Cite&gt;&lt;Author&gt;Ohlberger&lt;/Author&gt;&lt;Year&gt;2020&lt;/Year&gt;&lt;RecNum&gt;1752&lt;/RecNum&gt;&lt;DisplayText&gt;(Ohlberger et al. 2020)&lt;/DisplayText&gt;&lt;record&gt;&lt;rec-number&gt;1752&lt;/rec-number&gt;&lt;foreign-keys&gt;&lt;key app="EN" db-id="fstdwt0t3xzrskewzvmxpsf80xx25990rfrd" timestamp="1685730276"&gt;1752&lt;/key&gt;&lt;/foreign-keys&gt;&lt;ref-type name="Journal Article"&gt;17&lt;/ref-type&gt;&lt;contributors&gt;&lt;authors&gt;&lt;author&gt;Ohlberger, Jan&lt;/author&gt;&lt;author&gt;Schindler, Daniel E&lt;/author&gt;&lt;author&gt;Brown, Randy J&lt;/author&gt;&lt;author&gt;Harding, Joel MS&lt;/author&gt;&lt;author&gt;Adkison, Milo D&lt;/author&gt;&lt;author&gt;Munro, Andrew R&lt;/author&gt;&lt;author&gt;Horstmann, Lara&lt;/author&gt;&lt;author&gt;Spaeder, Joe&lt;/author&gt;&lt;/authors&gt;&lt;/contributors&gt;&lt;titles&gt;&lt;title&gt;The reproductive value of large females: consequences of shifts in demographic structure for population reproductive potential in Chinook salmon&lt;/title&gt;&lt;secondary-title&gt;Canadian Journal of Fisheries and Aquatic Sciences&lt;/secondary-title&gt;&lt;/titles&gt;&lt;periodical&gt;&lt;full-title&gt;Canadian Journal of Fisheries and Aquatic Sciences&lt;/full-title&gt;&lt;/periodical&gt;&lt;pages&gt;1292-1301&lt;/pages&gt;&lt;volume&gt;77&lt;/volume&gt;&lt;number&gt;8&lt;/number&gt;&lt;dates&gt;&lt;year&gt;2020&lt;/year&gt;&lt;/dates&gt;&lt;isbn&gt;0706-652X&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(Ohlberger et al. 2020)</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The observation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produced older offspring than </w:t>
      </w:r>
      <w:r w:rsidR="00FC21EC"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across both sexes suggests that subsequent generations of wild-born hatchery descendants (e.g.</w:t>
      </w:r>
      <w:r w:rsidR="002234BA"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F</w:t>
      </w:r>
      <w:r w:rsidRPr="00E66B1A">
        <w:rPr>
          <w:rFonts w:ascii="Times New Roman" w:eastAsia="Times New Roman" w:hAnsi="Times New Roman" w:cs="Times New Roman"/>
          <w:sz w:val="24"/>
          <w:szCs w:val="24"/>
          <w:vertAlign w:val="subscript"/>
        </w:rPr>
        <w:t>2</w:t>
      </w:r>
      <w:r w:rsidRPr="00E66B1A">
        <w:rPr>
          <w:rFonts w:ascii="Times New Roman" w:eastAsia="Times New Roman" w:hAnsi="Times New Roman" w:cs="Times New Roman"/>
          <w:sz w:val="24"/>
          <w:szCs w:val="24"/>
        </w:rPr>
        <w:t>s) may have greater fitness. However, differences between the offspring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depended on offspring sex. Trade-offs between survival to maturity and size or age at maturity are commonly observed among salmon species, and result in sexually antagonistic selection, with earlier maturation favored in males than females</w:t>
      </w:r>
      <w:r w:rsidR="00955F91"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fldData xml:space="preserve">PEVuZE5vdGU+PENpdGU+PEF1dGhvcj5CZXJlamlraWFuPC9BdXRob3I+PFllYXI+MjAxMDwvWWVh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</w:fldData>
        </w:fldChar>
      </w:r>
      <w:r w:rsidR="00742495" w:rsidRPr="00E66B1A">
        <w:rPr>
          <w:rFonts w:ascii="Times New Roman" w:eastAsia="Times New Roman" w:hAnsi="Times New Roman" w:cs="Times New Roman"/>
          <w:sz w:val="24"/>
          <w:szCs w:val="24"/>
        </w:rPr>
        <w:instrText xml:space="preserve"> ADDIN EN.CITE </w:instrText>
      </w:r>
      <w:r w:rsidR="00742495" w:rsidRPr="00E66B1A">
        <w:rPr>
          <w:rFonts w:ascii="Times New Roman" w:eastAsia="Times New Roman" w:hAnsi="Times New Roman" w:cs="Times New Roman"/>
          <w:sz w:val="24"/>
          <w:szCs w:val="24"/>
        </w:rPr>
        <w:fldChar w:fldCharType="begin">
          <w:fldData xml:space="preserve">PEVuZE5vdGU+PENpdGU+PEF1dGhvcj5CZXJlamlraWFuPC9BdXRob3I+PFllYXI+MjAxMDwvWWVh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</w:fldData>
        </w:fldChar>
      </w:r>
      <w:r w:rsidR="00742495" w:rsidRPr="00E66B1A">
        <w:rPr>
          <w:rFonts w:ascii="Times New Roman" w:eastAsia="Times New Roman" w:hAnsi="Times New Roman" w:cs="Times New Roman"/>
          <w:sz w:val="24"/>
          <w:szCs w:val="24"/>
        </w:rPr>
        <w:instrText xml:space="preserve"> ADDIN EN.CITE.DATA </w:instrText>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end"/>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(Berejikian et al. 2010; Seitz et al. 2019)</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This sexually antagonistic selection may be responsible for the maintenance of diversity in AAM, and therefore increased fishery and population resilience</w:t>
      </w:r>
      <w:r w:rsidR="00955F91"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&lt;EndNote&gt;&lt;Cite&gt;&lt;Author&gt;Greene&lt;/Author&gt;&lt;Year&gt;2010&lt;/Year&gt;&lt;RecNum&gt;1438&lt;/RecNum&gt;&lt;DisplayText&gt;(Greene et al. 2010; Schindler et al. 2010)&lt;/DisplayText&gt;&lt;record&gt;&lt;rec-number&gt;1438&lt;/rec-number&gt;&lt;foreign-keys&gt;&lt;key app="EN" db-id="fstdwt0t3xzrskewzvmxpsf80xx25990rfrd" timestamp="1605917432"&gt;1438&lt;/key&gt;&lt;/foreign-keys&gt;&lt;ref-type name="Journal Article"&gt;17&lt;/ref-type&gt;&lt;contributors&gt;&lt;authors&gt;&lt;author&gt;Greene, Correigh M&lt;/author&gt;&lt;author&gt;Hall, Jason E&lt;/author&gt;&lt;author&gt;Guilbault, Kimberly R&lt;/author&gt;&lt;author&gt;Quinn, Thomas P&lt;/author&gt;&lt;/authors&gt;&lt;/contributors&gt;&lt;titles&gt;&lt;title&gt;Improved viability of populations with diverse life-history portfolios&lt;/title&gt;&lt;secondary-title&gt;Biology Letters&lt;/secondary-title&gt;&lt;/titles&gt;&lt;periodical&gt;&lt;full-title&gt;Biology letters&lt;/full-title&gt;&lt;/periodical&gt;&lt;pages&gt;382-386&lt;/pages&gt;&lt;volume&gt;6&lt;/volume&gt;&lt;number&gt;3&lt;/number&gt;&lt;dates&gt;&lt;year&gt;2010&lt;/year&gt;&lt;/dates&gt;&lt;isbn&gt;1744-9561&lt;/isbn&gt;&lt;urls&gt;&lt;/urls&gt;&lt;/record&gt;&lt;/Cite&gt;&lt;Cite&gt;&lt;Author&gt;Schindler&lt;/Author&gt;&lt;Year&gt;2010&lt;/Year&gt;&lt;RecNum&gt;1439&lt;/RecNum&gt;&lt;record&gt;&lt;rec-number&gt;1439&lt;/rec-number&gt;&lt;foreign-keys&gt;&lt;key app="EN" db-id="fstdwt0t3xzrskewzvmxpsf80xx25990rfrd" timestamp="1605917498"&gt;1439&lt;/key&gt;&lt;/foreign-keys&gt;&lt;ref-type name="Journal Article"&gt;17&lt;/ref-type&gt;&lt;contributors&gt;&lt;authors&gt;&lt;author&gt;Schindler, Daniel E&lt;/author&gt;&lt;author&gt;Hilborn, Ray&lt;/author&gt;&lt;author&gt;Chasco, Brandon&lt;/author&gt;&lt;author&gt;Boatright, Christopher P&lt;/author&gt;&lt;author&gt;Quinn, Thomas P&lt;/author&gt;&lt;author&gt;Rogers, Lauren A&lt;/author&gt;&lt;author&gt;Webster, Michael S&lt;/author&gt;&lt;/authors&gt;&lt;/contributors&gt;&lt;titles&gt;&lt;title&gt;Population diversity and the portfolio effect in an exploited species&lt;/title&gt;&lt;secondary-title&gt;Nature&lt;/secondary-title&gt;&lt;/titles&gt;&lt;periodical&gt;&lt;full-title&gt;Nature&lt;/full-title&gt;&lt;/periodical&gt;&lt;pages&gt;609-612&lt;/pages&gt;&lt;volume&gt;465&lt;/volume&gt;&lt;number&gt;7298&lt;/number&gt;&lt;dates&gt;&lt;year&gt;2010&lt;/year&gt;&lt;/dates&gt;&lt;isbn&gt;1476-4687&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(Greene et al. 2010; Schindler et al. 2010)</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Sexually antagonistic selection for AAM may be resolved in Atlantic salmon </w:t>
      </w:r>
      <w:r w:rsidR="003D7218" w:rsidRPr="00E66B1A">
        <w:rPr>
          <w:rFonts w:ascii="Times New Roman" w:eastAsia="Times New Roman" w:hAnsi="Times New Roman" w:cs="Times New Roman"/>
          <w:sz w:val="24"/>
          <w:szCs w:val="24"/>
        </w:rPr>
        <w:t>(</w:t>
      </w:r>
      <w:r w:rsidR="003D7218" w:rsidRPr="00E66B1A">
        <w:rPr>
          <w:rFonts w:ascii="Times New Roman" w:eastAsia="Times New Roman" w:hAnsi="Times New Roman" w:cs="Times New Roman"/>
          <w:i/>
          <w:iCs/>
          <w:sz w:val="24"/>
          <w:szCs w:val="24"/>
        </w:rPr>
        <w:t>Salmo salar</w:t>
      </w:r>
      <w:r w:rsidR="003D7218"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i/>
          <w:sz w:val="24"/>
          <w:szCs w:val="24"/>
        </w:rPr>
        <w:t>via</w:t>
      </w:r>
      <w:r w:rsidRPr="00E66B1A">
        <w:rPr>
          <w:rFonts w:ascii="Times New Roman" w:eastAsia="Times New Roman" w:hAnsi="Times New Roman" w:cs="Times New Roman"/>
          <w:sz w:val="24"/>
          <w:szCs w:val="24"/>
        </w:rPr>
        <w:t xml:space="preserve"> sex dependent dominance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&lt;EndNote&gt;&lt;Cite&gt;&lt;Author&gt;Barson&lt;/Author&gt;&lt;Year&gt;2015&lt;/Year&gt;&lt;RecNum&gt;1755&lt;/RecNum&gt;&lt;DisplayText&gt;(Barson et al. 2015)&lt;/DisplayText&gt;&lt;record&gt;&lt;rec-number&gt;1755&lt;/rec-number&gt;&lt;foreign-keys&gt;&lt;key app="EN" db-id="fstdwt0t3xzrskewzvmxpsf80xx25990rfrd" timestamp="1685732209"&gt;1755&lt;/key&gt;&lt;/foreign-keys&gt;&lt;ref-type name="Journal Article"&gt;17&lt;/ref-type&gt;&lt;contributors&gt;&lt;authors&gt;&lt;author&gt;Barson, Nicola J&lt;/author&gt;&lt;author&gt;Aykanat, Tutku&lt;/author&gt;&lt;author&gt;Hindar, Kjetil&lt;/author&gt;&lt;author&gt;Baranski, Matthew&lt;/author&gt;&lt;author&gt;Bolstad, Geir H&lt;/author&gt;&lt;author&gt;Fiske, Peder&lt;/author&gt;&lt;author&gt;Jacq, Céleste&lt;/author&gt;&lt;author&gt;Jensen, Arne J&lt;/author&gt;&lt;author&gt;Johnston, Susan E&lt;/author&gt;&lt;author&gt;Karlsson, Sten&lt;/author&gt;&lt;/authors&gt;&lt;/contributors&gt;&lt;titles&gt;&lt;title&gt;Sex-dependent dominance at a single locus maintains variation in age at maturity in salmon&lt;/title&gt;&lt;secondary-title&gt;Nature&lt;/secondary-title&gt;&lt;/titles&gt;&lt;periodical&gt;&lt;full-title&gt;Nature&lt;/full-title&gt;&lt;/periodical&gt;&lt;pages&gt;405-408&lt;/pages&gt;&lt;volume&gt;528&lt;/volume&gt;&lt;number&gt;7582&lt;/number&gt;&lt;dates&gt;&lt;year&gt;2015&lt;/year&gt;&lt;/dates&gt;&lt;isbn&gt;0028-0836&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(Barson et al. 2015)</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and in Chinook salmon </w:t>
      </w:r>
      <w:r w:rsidRPr="00E66B1A">
        <w:rPr>
          <w:rFonts w:ascii="Times New Roman" w:eastAsia="Times New Roman" w:hAnsi="Times New Roman" w:cs="Times New Roman"/>
          <w:i/>
          <w:sz w:val="24"/>
          <w:szCs w:val="24"/>
        </w:rPr>
        <w:t xml:space="preserve">via </w:t>
      </w:r>
      <w:r w:rsidRPr="00E66B1A">
        <w:rPr>
          <w:rFonts w:ascii="Times New Roman" w:eastAsia="Times New Roman" w:hAnsi="Times New Roman" w:cs="Times New Roman"/>
          <w:sz w:val="24"/>
          <w:szCs w:val="24"/>
        </w:rPr>
        <w:t xml:space="preserve">sex specific haplotypes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&lt;EndNote&gt;&lt;Cite&gt;&lt;Author&gt;McKinney&lt;/Author&gt;&lt;Year&gt;2021&lt;/Year&gt;&lt;RecNum&gt;1756&lt;/RecNum&gt;&lt;DisplayText&gt;(McKinney et al. 2021)&lt;/DisplayText&gt;&lt;record&gt;&lt;rec-number&gt;1756&lt;/rec-number&gt;&lt;foreign-keys&gt;&lt;key app="EN" db-id="fstdwt0t3xzrskewzvmxpsf80xx25990rfrd" timestamp="1685732855"&gt;1756&lt;/key&gt;&lt;/foreign-keys&gt;&lt;ref-type name="Journal Article"&gt;17&lt;/ref-type&gt;&lt;contributors&gt;&lt;authors&gt;&lt;author&gt;McKinney, Garrett J&lt;/author&gt;&lt;author&gt;Nichols, Krista M&lt;/author&gt;&lt;author&gt;Ford, Michael J&lt;/author&gt;&lt;/authors&gt;&lt;/contributors&gt;&lt;titles&gt;&lt;title&gt;A mobile sex‐determining region, male‐specific haplotypes and rearing environment influence age at maturity in Chinook salmon&lt;/title&gt;&lt;secondary-title&gt;Molecular Ecology&lt;/secondary-title&gt;&lt;/titles&gt;&lt;periodical&gt;&lt;full-title&gt;Molecular Ecology&lt;/full-title&gt;&lt;/periodical&gt;&lt;pages&gt;131-147&lt;/pages&gt;&lt;volume&gt;30&lt;/volume&gt;&lt;number&gt;1&lt;/number&gt;&lt;dates&gt;&lt;year&gt;2021&lt;/year&gt;&lt;/dates&gt;&lt;isbn&gt;0962-1083&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(McKinney et al. 2021)</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However, sex dependent dominance for large-effect loci underpinning variation in AAM has been lost in aquacultured Atlantic salmon, potentially due to relaxed selection</w:t>
      </w:r>
      <w:r w:rsidR="00955F91"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fldData xml:space="preserve">PEVuZE5vdGU+PENpdGU+PEF1dGhvcj5TaW5jbGFpci1XYXRlcnM8L0F1dGhvcj48WWVhcj4yMDIw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</w:fldData>
        </w:fldChar>
      </w:r>
      <w:r w:rsidR="00742495" w:rsidRPr="00E66B1A">
        <w:rPr>
          <w:rFonts w:ascii="Times New Roman" w:eastAsia="Times New Roman" w:hAnsi="Times New Roman" w:cs="Times New Roman"/>
          <w:sz w:val="24"/>
          <w:szCs w:val="24"/>
        </w:rPr>
        <w:instrText xml:space="preserve"> ADDIN EN.CITE </w:instrText>
      </w:r>
      <w:r w:rsidR="00742495" w:rsidRPr="00E66B1A">
        <w:rPr>
          <w:rFonts w:ascii="Times New Roman" w:eastAsia="Times New Roman" w:hAnsi="Times New Roman" w:cs="Times New Roman"/>
          <w:sz w:val="24"/>
          <w:szCs w:val="24"/>
        </w:rPr>
        <w:fldChar w:fldCharType="begin">
          <w:fldData xml:space="preserve">PEVuZE5vdGU+PENpdGU+PEF1dGhvcj5TaW5jbGFpci1XYXRlcnM8L0F1dGhvcj48WWVhcj4yMDIw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</w:fldData>
        </w:fldChar>
      </w:r>
      <w:r w:rsidR="00742495" w:rsidRPr="00E66B1A">
        <w:rPr>
          <w:rFonts w:ascii="Times New Roman" w:eastAsia="Times New Roman" w:hAnsi="Times New Roman" w:cs="Times New Roman"/>
          <w:sz w:val="24"/>
          <w:szCs w:val="24"/>
        </w:rPr>
        <w:instrText xml:space="preserve"> ADDIN EN.CITE.DATA </w:instrText>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end"/>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(Sinclair-Waters et al. 2020)</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In Chinook salmon</w:t>
      </w:r>
      <w:r w:rsidR="00CC6C46"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the effects of male-specific AAM associated haplotypes are </w:t>
      </w:r>
      <w:r w:rsidRPr="00E66B1A">
        <w:rPr>
          <w:rFonts w:ascii="Times New Roman" w:eastAsia="Times New Roman" w:hAnsi="Times New Roman" w:cs="Times New Roman"/>
          <w:sz w:val="24"/>
          <w:szCs w:val="24"/>
        </w:rPr>
        <w:lastRenderedPageBreak/>
        <w:t xml:space="preserve">reduced in the hatchery relative to the natural environment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&lt;EndNote&gt;&lt;Cite&gt;&lt;Author&gt;McKinney&lt;/Author&gt;&lt;Year&gt;2021&lt;/Year&gt;&lt;RecNum&gt;1756&lt;/RecNum&gt;&lt;DisplayText&gt;(McKinney et al. 2021)&lt;/DisplayText&gt;&lt;record&gt;&lt;rec-number&gt;1756&lt;/rec-number&gt;&lt;foreign-keys&gt;&lt;key app="EN" db-id="fstdwt0t3xzrskewzvmxpsf80xx25990rfrd" timestamp="1685732855"&gt;1756&lt;/key&gt;&lt;/foreign-keys&gt;&lt;ref-type name="Journal Article"&gt;17&lt;/ref-type&gt;&lt;contributors&gt;&lt;authors&gt;&lt;author&gt;McKinney, Garrett J&lt;/author&gt;&lt;author&gt;Nichols, Krista M&lt;/author&gt;&lt;author&gt;Ford, Michael J&lt;/author&gt;&lt;/authors&gt;&lt;/contributors&gt;&lt;titles&gt;&lt;title&gt;A mobile sex‐determining region, male‐specific haplotypes and rearing environment influence age at maturity in Chinook salmon&lt;/title&gt;&lt;secondary-title&gt;Molecular Ecology&lt;/secondary-title&gt;&lt;/titles&gt;&lt;periodical&gt;&lt;full-title&gt;Molecular Ecology&lt;/full-title&gt;&lt;/periodical&gt;&lt;pages&gt;131-147&lt;/pages&gt;&lt;volume&gt;30&lt;/volume&gt;&lt;number&gt;1&lt;/number&gt;&lt;dates&gt;&lt;year&gt;2021&lt;/year&gt;&lt;/dates&gt;&lt;isbn&gt;0962-1083&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(McKinney et al. 2021)</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and this conditional neutrality may lead to evolved changes in the genetic architecture of this trait among hatchery descendants</w:t>
      </w:r>
      <w:r w:rsidR="00955F91"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&lt;EndNote&gt;&lt;Cite&gt;&lt;Author&gt;Van Dyken&lt;/Author&gt;&lt;Year&gt;2010&lt;/Year&gt;&lt;RecNum&gt;259&lt;/RecNum&gt;&lt;DisplayText&gt;(Van Dyken and Wade 2010)&lt;/DisplayText&gt;&lt;record&gt;&lt;rec-number&gt;259&lt;/rec-number&gt;&lt;foreign-keys&gt;&lt;key app="EN" db-id="fstdwt0t3xzrskewzvmxpsf80xx25990rfrd" timestamp="1467211794"&gt;259&lt;/key&gt;&lt;key app="ENWeb" db-id=""&gt;0&lt;/key&gt;&lt;/foreign-keys&gt;&lt;ref-type name="Journal Article"&gt;17&lt;/ref-type&gt;&lt;contributors&gt;&lt;authors&gt;&lt;author&gt;Van Dyken, J. D.&lt;/author&gt;&lt;author&gt;Wade, M. J.&lt;/author&gt;&lt;/authors&gt;&lt;/contributors&gt;&lt;auth-address&gt;Department of Biology, Indiana University, Bloomington, Indiana 47405, USA. jdvandyk@indiana.edu&lt;/auth-address&gt;&lt;titles&gt;&lt;title&gt;The genetic signature of conditional expression&lt;/title&gt;&lt;secondary-title&gt;Genetics&lt;/secondary-title&gt;&lt;/titles&gt;&lt;periodical&gt;&lt;full-title&gt;Genetics&lt;/full-title&gt;&lt;/periodical&gt;&lt;pages&gt;557-70&lt;/pages&gt;&lt;volume&gt;184&lt;/volume&gt;&lt;number&gt;2&lt;/number&gt;&lt;keywords&gt;&lt;keyword&gt;Animals&lt;/keyword&gt;&lt;keyword&gt;Computer Simulation&lt;/keyword&gt;&lt;keyword&gt;Evolution, Molecular&lt;/keyword&gt;&lt;keyword&gt;Female&lt;/keyword&gt;&lt;keyword&gt;Gene Expression Regulation/*genetics&lt;/keyword&gt;&lt;keyword&gt;Gene Frequency&lt;/keyword&gt;&lt;keyword&gt;Genetic Drift&lt;/keyword&gt;&lt;keyword&gt;Male&lt;/keyword&gt;&lt;keyword&gt;*Models, Genetic&lt;/keyword&gt;&lt;keyword&gt;Mutation&lt;/keyword&gt;&lt;keyword&gt;Polymorphism, Genetic&lt;/keyword&gt;&lt;keyword&gt;Reproducibility of Results&lt;/keyword&gt;&lt;keyword&gt;Selection, Genetic&lt;/keyword&gt;&lt;keyword&gt;Stochastic Processes&lt;/keyword&gt;&lt;/keywords&gt;&lt;dates&gt;&lt;year&gt;2010&lt;/year&gt;&lt;pub-dates&gt;&lt;date&gt;Feb&lt;/date&gt;&lt;/pub-dates&gt;&lt;/dates&gt;&lt;isbn&gt;1943-2631 (Electronic)&amp;#xD;0016-6731 (Linking)&lt;/isbn&gt;&lt;accession-num&gt;19966065&lt;/accession-num&gt;&lt;urls&gt;&lt;related-urls&gt;&lt;url&gt;http://www.ncbi.nlm.nih.gov/pubmed/19966065&lt;/url&gt;&lt;/related-urls&gt;&lt;/urls&gt;&lt;custom2&gt;PMC2828732&lt;/custom2&gt;&lt;electronic-resource-num&gt;10.1534/genetics.109.110163&lt;/electronic-resource-num&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(Van Dyken and Wade 2010)</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Our finding of reduced sex dependence in AAM phenotypes </w:t>
      </w:r>
      <w:r w:rsidR="00D43407" w:rsidRPr="00E66B1A">
        <w:rPr>
          <w:rFonts w:ascii="Times New Roman" w:eastAsia="Times New Roman" w:hAnsi="Times New Roman" w:cs="Times New Roman"/>
          <w:sz w:val="24"/>
          <w:szCs w:val="24"/>
        </w:rPr>
        <w:t>among offspring of</w:t>
      </w:r>
      <w:r w:rsidRPr="00E66B1A">
        <w:rPr>
          <w:rFonts w:ascii="Times New Roman" w:eastAsia="Times New Roman" w:hAnsi="Times New Roman" w:cs="Times New Roman"/>
          <w:sz w:val="24"/>
          <w:szCs w:val="24"/>
        </w:rPr>
        <w:t xml:space="preserve"> </w:t>
      </w:r>
      <w:r w:rsidR="00A27FEF"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and their descendants relative to salmon with no known recent hatchery ancestry highlights the risks of ignoring the crucial role of diversity </w:t>
      </w:r>
      <w:r w:rsidR="004A079F" w:rsidRPr="00E66B1A">
        <w:rPr>
          <w:rFonts w:ascii="Times New Roman" w:eastAsia="Times New Roman" w:hAnsi="Times New Roman" w:cs="Times New Roman"/>
          <w:sz w:val="24"/>
          <w:szCs w:val="24"/>
        </w:rPr>
        <w:t xml:space="preserve">for </w:t>
      </w:r>
      <w:r w:rsidRPr="00E66B1A">
        <w:rPr>
          <w:rFonts w:ascii="Times New Roman" w:eastAsia="Times New Roman" w:hAnsi="Times New Roman" w:cs="Times New Roman"/>
          <w:sz w:val="24"/>
          <w:szCs w:val="24"/>
        </w:rPr>
        <w:t>long term species persistence. Specifically, hatchery descendants may reach similar fitness levels over short periods, but may differ in genetic and phenotypic diversity and the associated benefits to evolutionary potential and resilience against short term disturbance. Ultimately, we do not know if there is reduced genetic variation in AAM associated genetic loci among hatchery descendants, and further investigation is required to address this concern.</w:t>
      </w:r>
    </w:p>
    <w:p w14:paraId="59D95A65"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026DCB9B" w14:textId="77777777" w:rsidR="0068209D" w:rsidRPr="00E66B1A" w:rsidRDefault="00042B1D" w:rsidP="003D0273">
      <w:pPr>
        <w:pStyle w:val="Heading2"/>
        <w:keepNext w:val="0"/>
        <w:keepLines w:val="0"/>
        <w:spacing w:after="120" w:line="360" w:lineRule="auto"/>
      </w:pPr>
      <w:bookmarkStart w:id="45" w:name="_hx83k2lr18bd" w:colFirst="0" w:colLast="0"/>
      <w:bookmarkEnd w:id="45"/>
      <w:r w:rsidRPr="00E66B1A">
        <w:t>Limitations</w:t>
      </w:r>
    </w:p>
    <w:p w14:paraId="4928B6E6" w14:textId="2DA5EA0A"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There are important limitations to our findings that must be considered before applying our conclusions to other reintroductions, hatchery supplementation </w:t>
      </w:r>
      <w:r w:rsidR="004A079F" w:rsidRPr="00E66B1A">
        <w:rPr>
          <w:rFonts w:ascii="Times New Roman" w:eastAsia="Times New Roman" w:hAnsi="Times New Roman" w:cs="Times New Roman"/>
          <w:sz w:val="24"/>
          <w:szCs w:val="24"/>
        </w:rPr>
        <w:t xml:space="preserve">programs, or hatchery risk evaluations, </w:t>
      </w:r>
      <w:r w:rsidRPr="00E66B1A">
        <w:rPr>
          <w:rFonts w:ascii="Times New Roman" w:eastAsia="Times New Roman" w:hAnsi="Times New Roman" w:cs="Times New Roman"/>
          <w:sz w:val="24"/>
          <w:szCs w:val="24"/>
        </w:rPr>
        <w:t>in general.</w:t>
      </w:r>
    </w:p>
    <w:p w14:paraId="39FD7B3C" w14:textId="65578D83"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The first limitation is related to the reciprocal influences of integrating wild-born salmon into the hatchery broodstock, and interbreeding between </w:t>
      </w:r>
      <w:r w:rsidR="00F87A72"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and wild-born salmon in the wild. Low RRS of </w:t>
      </w:r>
      <w:r w:rsidR="00F87A72"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Chinook salmon in the wild may be ameliorated by integrating local-origin, wild-born salmon into </w:t>
      </w:r>
      <w:r w:rsidR="004A079F" w:rsidRPr="00E66B1A">
        <w:rPr>
          <w:rFonts w:ascii="Times New Roman" w:eastAsia="Times New Roman" w:hAnsi="Times New Roman" w:cs="Times New Roman"/>
          <w:sz w:val="24"/>
          <w:szCs w:val="24"/>
        </w:rPr>
        <w:t xml:space="preserve">a </w:t>
      </w:r>
      <w:r w:rsidRPr="00E66B1A">
        <w:rPr>
          <w:rFonts w:ascii="Times New Roman" w:eastAsia="Times New Roman" w:hAnsi="Times New Roman" w:cs="Times New Roman"/>
          <w:sz w:val="24"/>
          <w:szCs w:val="24"/>
        </w:rPr>
        <w:t xml:space="preserve">hatchery broodstock </w:t>
      </w:r>
      <w:r w:rsidR="00742495" w:rsidRPr="00E66B1A">
        <w:rPr>
          <w:rFonts w:ascii="Times New Roman" w:eastAsia="Times New Roman" w:hAnsi="Times New Roman" w:cs="Times New Roman"/>
          <w:sz w:val="24"/>
          <w:szCs w:val="24"/>
        </w:rPr>
        <w:fldChar w:fldCharType="begin">
          <w:fldData xml:space="preserve">PEVuZE5vdGU+PENpdGU+PEF1dGhvcj5IZXNzPC9BdXRob3I+PFllYXI+MjAxMjwvWWVhcj48UmVj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</w:fldData>
        </w:fldChar>
      </w:r>
      <w:r w:rsidR="00742495" w:rsidRPr="00E66B1A">
        <w:rPr>
          <w:rFonts w:ascii="Times New Roman" w:eastAsia="Times New Roman" w:hAnsi="Times New Roman" w:cs="Times New Roman"/>
          <w:sz w:val="24"/>
          <w:szCs w:val="24"/>
        </w:rPr>
        <w:instrText xml:space="preserve"> ADDIN EN.CITE </w:instrText>
      </w:r>
      <w:r w:rsidR="00742495" w:rsidRPr="00E66B1A">
        <w:rPr>
          <w:rFonts w:ascii="Times New Roman" w:eastAsia="Times New Roman" w:hAnsi="Times New Roman" w:cs="Times New Roman"/>
          <w:sz w:val="24"/>
          <w:szCs w:val="24"/>
        </w:rPr>
        <w:fldChar w:fldCharType="begin">
          <w:fldData xml:space="preserve">PEVuZE5vdGU+PENpdGU+PEF1dGhvcj5IZXNzPC9BdXRob3I+PFllYXI+MjAxMjwvWWVhcj48UmVj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</w:fldData>
        </w:fldChar>
      </w:r>
      <w:r w:rsidR="00742495" w:rsidRPr="00E66B1A">
        <w:rPr>
          <w:rFonts w:ascii="Times New Roman" w:eastAsia="Times New Roman" w:hAnsi="Times New Roman" w:cs="Times New Roman"/>
          <w:sz w:val="24"/>
          <w:szCs w:val="24"/>
        </w:rPr>
        <w:instrText xml:space="preserve"> ADDIN EN.CITE.DATA </w:instrText>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end"/>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(Hess et al. 2012; Waters et al. 2015; Waters et al. 2018; Janowitz-Koch et al. 2019)</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but see Koch et al.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 ExcludeAuth="1"&gt;&lt;Author&gt;Koch&lt;/Author&gt;&lt;Year&gt;2022&lt;/Year&gt;&lt;RecNum&gt;1731&lt;/RecNum&gt;&lt;DisplayText&gt;(2022)&lt;/DisplayText&gt;&lt;record&gt;&lt;rec-number&gt;1731&lt;/rec-number&gt;&lt;foreign-keys&gt;&lt;key app="EN" db-id="fstdwt0t3xzrskewzvmxpsf80xx25990rfrd" timestamp="1683153523"&gt;1731&lt;/key&gt;&lt;key app="ENWeb" db-id=""&gt;0&lt;/key&gt;&lt;/foreign-keys&gt;&lt;ref-type name="Journal Article"&gt;17&lt;/ref-type&gt;&lt;contributors&gt;&lt;authors&gt;&lt;author&gt;Koch, Ilana J.&lt;/author&gt;&lt;author&gt;Seamons, Todd R.&lt;/author&gt;&lt;author&gt;Galbreath, Peter F.&lt;/author&gt;&lt;author&gt;Nuetzel, Hayley M.&lt;/author&gt;&lt;author&gt;Matala, Andrew P.&lt;/author&gt;&lt;author&gt;Warheit, Kenneth I.&lt;/author&gt;&lt;author&gt;Fast, David E.&lt;/author&gt;&lt;author&gt;Johnston, Mark V.&lt;/author&gt;&lt;author&gt;Strom, Charles R.&lt;/author&gt;&lt;author&gt;Narum, Shawn R.&lt;/author&gt;&lt;author&gt;Bosch, William J.&lt;/author&gt;&lt;/authors&gt;&lt;/contributors&gt;&lt;titles&gt;&lt;title&gt;Effects of Supplementation in Upper Yakima River Chinook Salmon&lt;/title&gt;&lt;secondary-title&gt;Transactions of the American Fisheries Society&lt;/secondary-title&gt;&lt;/titles&gt;&lt;periodical&gt;&lt;full-title&gt;Transactions of the American Fisheries Society&lt;/full-title&gt;&lt;/periodical&gt;&lt;pages&gt;373-388&lt;/pages&gt;&lt;volume&gt;151&lt;/volume&gt;&lt;number&gt;3&lt;/number&gt;&lt;section&gt;373&lt;/section&gt;&lt;dates&gt;&lt;year&gt;2022&lt;/year&gt;&lt;/dates&gt;&lt;isbn&gt;0002-8487&amp;#xD;1548-8659&lt;/isbn&gt;&lt;urls&gt;&lt;/urls&gt;&lt;electronic-resource-num&gt;10.1002/tafs.10354&lt;/electronic-resource-num&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(2022)</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It is possible that sustained natural production and limited non-local origin stock transfers in the Upper Willamette Basin, coupled with integration of the McKenzie hatchery broodstock, and other </w:t>
      </w:r>
      <w:commentRangeStart w:id="46"/>
      <w:commentRangeStart w:id="47"/>
      <w:r w:rsidRPr="00E66B1A">
        <w:rPr>
          <w:rFonts w:ascii="Times New Roman" w:eastAsia="Times New Roman" w:hAnsi="Times New Roman" w:cs="Times New Roman"/>
          <w:sz w:val="24"/>
          <w:szCs w:val="24"/>
        </w:rPr>
        <w:t>hatchery practices</w:t>
      </w:r>
      <w:r w:rsidR="005C3942">
        <w:rPr>
          <w:rFonts w:ascii="Times New Roman" w:eastAsia="Times New Roman" w:hAnsi="Times New Roman" w:cs="Times New Roman"/>
          <w:sz w:val="24"/>
          <w:szCs w:val="24"/>
        </w:rPr>
        <w:t xml:space="preserve"> (e.g. number of breeders per cohort, </w:t>
      </w:r>
      <w:r w:rsidR="005C3942" w:rsidRPr="00C3213D">
        <w:rPr>
          <w:rFonts w:ascii="Times New Roman" w:eastAsia="Times New Roman" w:hAnsi="Times New Roman" w:cs="Times New Roman"/>
          <w:sz w:val="24"/>
          <w:szCs w:val="24"/>
        </w:rPr>
        <w:t>random selection</w:t>
      </w:r>
      <w:r w:rsidR="005C3942">
        <w:rPr>
          <w:rFonts w:ascii="Times New Roman" w:eastAsia="Times New Roman" w:hAnsi="Times New Roman" w:cs="Times New Roman"/>
          <w:sz w:val="24"/>
          <w:szCs w:val="24"/>
        </w:rPr>
        <w:t xml:space="preserve"> of individuals for broodstock</w:t>
      </w:r>
      <w:r w:rsidR="005C3942" w:rsidRPr="00C3213D">
        <w:rPr>
          <w:rFonts w:ascii="Times New Roman" w:eastAsia="Times New Roman" w:hAnsi="Times New Roman" w:cs="Times New Roman"/>
          <w:sz w:val="24"/>
          <w:szCs w:val="24"/>
        </w:rPr>
        <w:t xml:space="preserve">, brood </w:t>
      </w:r>
      <w:r w:rsidR="005C3942">
        <w:rPr>
          <w:rFonts w:ascii="Times New Roman" w:eastAsia="Times New Roman" w:hAnsi="Times New Roman" w:cs="Times New Roman"/>
          <w:sz w:val="24"/>
          <w:szCs w:val="24"/>
        </w:rPr>
        <w:t>collected</w:t>
      </w:r>
      <w:r w:rsidR="005C3942" w:rsidRPr="00C3213D">
        <w:rPr>
          <w:rFonts w:ascii="Times New Roman" w:eastAsia="Times New Roman" w:hAnsi="Times New Roman" w:cs="Times New Roman"/>
          <w:sz w:val="24"/>
          <w:szCs w:val="24"/>
        </w:rPr>
        <w:t xml:space="preserve"> throughout the run</w:t>
      </w:r>
      <w:r w:rsidR="005C3942">
        <w:rPr>
          <w:rFonts w:ascii="Times New Roman" w:eastAsia="Times New Roman" w:hAnsi="Times New Roman" w:cs="Times New Roman"/>
          <w:sz w:val="24"/>
          <w:szCs w:val="24"/>
        </w:rPr>
        <w:t xml:space="preserve"> </w:t>
      </w:r>
      <w:r w:rsidR="005C3942" w:rsidRPr="00C3213D">
        <w:rPr>
          <w:rFonts w:ascii="Times New Roman" w:eastAsia="Times New Roman" w:hAnsi="Times New Roman" w:cs="Times New Roman"/>
          <w:sz w:val="24"/>
          <w:szCs w:val="24"/>
        </w:rPr>
        <w:t>period,</w:t>
      </w:r>
      <w:r w:rsidR="005C3942">
        <w:rPr>
          <w:rFonts w:ascii="Times New Roman" w:eastAsia="Times New Roman" w:hAnsi="Times New Roman" w:cs="Times New Roman"/>
          <w:sz w:val="24"/>
          <w:szCs w:val="24"/>
        </w:rPr>
        <w:t xml:space="preserve"> etc.)</w:t>
      </w:r>
      <w:r w:rsidR="005C3942"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 </w:t>
      </w:r>
      <w:commentRangeEnd w:id="46"/>
      <w:r w:rsidR="007F7458" w:rsidRPr="00E66B1A">
        <w:rPr>
          <w:rStyle w:val="CommentReference"/>
          <w:rFonts w:ascii="Times New Roman" w:hAnsi="Times New Roman" w:cs="Times New Roman"/>
        </w:rPr>
        <w:commentReference w:id="46"/>
      </w:r>
      <w:commentRangeEnd w:id="47"/>
      <w:r w:rsidR="004A079F" w:rsidRPr="00E66B1A">
        <w:rPr>
          <w:rStyle w:val="CommentReference"/>
          <w:rFonts w:ascii="Times New Roman" w:hAnsi="Times New Roman" w:cs="Times New Roman"/>
        </w:rPr>
        <w:commentReference w:id="47"/>
      </w:r>
      <w:r w:rsidRPr="00E66B1A">
        <w:rPr>
          <w:rFonts w:ascii="Times New Roman" w:eastAsia="Times New Roman" w:hAnsi="Times New Roman" w:cs="Times New Roman"/>
          <w:sz w:val="24"/>
          <w:szCs w:val="24"/>
        </w:rPr>
        <w:t xml:space="preserve">have maintained adaptive genetic diversity and the capacity for increased fitness among the wild-born descendants of </w:t>
      </w:r>
      <w:r w:rsidR="00F87A72"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Similar findings by Nuetzel </w:t>
      </w:r>
      <w:r w:rsidR="00742495" w:rsidRPr="00E66B1A">
        <w:rPr>
          <w:rFonts w:ascii="Times New Roman" w:eastAsia="Times New Roman" w:hAnsi="Times New Roman" w:cs="Times New Roman"/>
          <w:iCs/>
          <w:sz w:val="24"/>
          <w:szCs w:val="24"/>
        </w:rPr>
        <w:t>et al.</w:t>
      </w:r>
      <w:r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 ExcludeAuth="1"&gt;&lt;Author&gt;Nuetzel&lt;/Author&gt;&lt;Year&gt;2023&lt;/Year&gt;&lt;RecNum&gt;1600&lt;/RecNum&gt;&lt;DisplayText&gt;(2023)&lt;/DisplayText&gt;&lt;record&gt;&lt;rec-number&gt;1600&lt;/rec-number&gt;&lt;foreign-keys&gt;&lt;key app="EN" db-id="fstdwt0t3xzrskewzvmxpsf80xx25990rfrd" timestamp="1675193162"&gt;1600&lt;/key&gt;&lt;key app="ENWeb" db-id=""&gt;0&lt;/key&gt;&lt;/foreign-keys&gt;&lt;ref-type name="Journal Article"&gt;17&lt;/ref-type&gt;&lt;contributors&gt;&lt;authors&gt;&lt;author&gt;Nuetzel, Hayley M.&lt;/author&gt;&lt;author&gt;Galbreath, Peter F.&lt;/author&gt;&lt;author&gt;Staton, Benjamin A.&lt;/author&gt;&lt;author&gt;Crump, Carrie A.&lt;/author&gt;&lt;author&gt;Naylor, Leslie M.&lt;/author&gt;&lt;author&gt;Shippentower, Gene E.&lt;/author&gt;&lt;/authors&gt;&lt;/contributors&gt;&lt;titles&gt;&lt;title&gt;Improved productivity of naturalized spring Chinook salmon following reintroduction from a hatchery stock in Lookingglass Creek, Oregon&lt;/title&gt;&lt;secondary-title&gt;Canadian Journal of Fisheries and Aquatic Sciences&lt;/secondary-title&gt;&lt;/titles&gt;&lt;periodical&gt;&lt;full-title&gt;Canadian Journal of Fisheries and Aquatic Sciences&lt;/full-title&gt;&lt;/periodical&gt;&lt;dates&gt;&lt;year&gt;2023&lt;/year&gt;&lt;/dates&gt;&lt;isbn&gt;0706-652X&amp;#xD;1205-7533&lt;/isbn&gt;&lt;urls&gt;&lt;/urls&gt;&lt;electronic-resource-num&gt;10.1139/cjfas-2022-0114&lt;/electronic-resource-num&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(2023)</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also stem from early generation, wild-born </w:t>
      </w:r>
      <w:r w:rsidR="00F87A72" w:rsidRPr="00E66B1A">
        <w:rPr>
          <w:rFonts w:ascii="Times New Roman" w:eastAsia="Times New Roman" w:hAnsi="Times New Roman" w:cs="Times New Roman"/>
          <w:sz w:val="24"/>
          <w:szCs w:val="24"/>
        </w:rPr>
        <w:t>descendants</w:t>
      </w:r>
      <w:r w:rsidRPr="00E66B1A">
        <w:rPr>
          <w:rFonts w:ascii="Times New Roman" w:eastAsia="Times New Roman" w:hAnsi="Times New Roman" w:cs="Times New Roman"/>
          <w:sz w:val="24"/>
          <w:szCs w:val="24"/>
        </w:rPr>
        <w:t xml:space="preserve"> of </w:t>
      </w:r>
      <w:r w:rsidR="00F87A72"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Chinook salmon from an integrated broodstock. Therefore, our finding that a single generation in the wild increases fitness among hatchery descendants may not be generalizable to non-local origin or segregated broodstocks. Reciprocally, interbreeding between hatchery and wild-born salmon in the wild may reduce genetic diversity and fitness of natural populations </w:t>
      </w:r>
      <w:r w:rsidR="00742495" w:rsidRPr="00E66B1A">
        <w:rPr>
          <w:rFonts w:ascii="Times New Roman" w:eastAsia="Times New Roman" w:hAnsi="Times New Roman" w:cs="Times New Roman"/>
          <w:sz w:val="24"/>
          <w:szCs w:val="24"/>
        </w:rPr>
        <w:fldChar w:fldCharType="begin">
          <w:fldData xml:space="preserve">PEVuZE5vdGU+PENpdGU+PEF1dGhvcj5SeW1hbjwvQXV0aG9yPjxZZWFyPjE5OTE8L1llYXI+PFJl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==
</w:fldData>
        </w:fldChar>
      </w:r>
      <w:r w:rsidR="00742495" w:rsidRPr="00E66B1A">
        <w:rPr>
          <w:rFonts w:ascii="Times New Roman" w:eastAsia="Times New Roman" w:hAnsi="Times New Roman" w:cs="Times New Roman"/>
          <w:sz w:val="24"/>
          <w:szCs w:val="24"/>
        </w:rPr>
        <w:instrText xml:space="preserve"> ADDIN EN.CITE </w:instrText>
      </w:r>
      <w:r w:rsidR="00742495" w:rsidRPr="00E66B1A">
        <w:rPr>
          <w:rFonts w:ascii="Times New Roman" w:eastAsia="Times New Roman" w:hAnsi="Times New Roman" w:cs="Times New Roman"/>
          <w:sz w:val="24"/>
          <w:szCs w:val="24"/>
        </w:rPr>
        <w:fldChar w:fldCharType="begin">
          <w:fldData xml:space="preserve">PEVuZE5vdGU+PENpdGU+PEF1dGhvcj5SeW1hbjwvQXV0aG9yPjxZZWFyPjE5OTE8L1llYXI+PFJl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==
</w:fldData>
        </w:fldChar>
      </w:r>
      <w:r w:rsidR="00742495" w:rsidRPr="00E66B1A">
        <w:rPr>
          <w:rFonts w:ascii="Times New Roman" w:eastAsia="Times New Roman" w:hAnsi="Times New Roman" w:cs="Times New Roman"/>
          <w:sz w:val="24"/>
          <w:szCs w:val="24"/>
        </w:rPr>
        <w:instrText xml:space="preserve"> ADDIN EN.CITE.DATA </w:instrText>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end"/>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 xml:space="preserve">(Ryman and Laikre </w:t>
      </w:r>
      <w:r w:rsidR="00742495" w:rsidRPr="00E66B1A">
        <w:rPr>
          <w:rFonts w:ascii="Times New Roman" w:eastAsia="Times New Roman" w:hAnsi="Times New Roman" w:cs="Times New Roman"/>
          <w:noProof/>
          <w:sz w:val="24"/>
          <w:szCs w:val="24"/>
        </w:rPr>
        <w:lastRenderedPageBreak/>
        <w:t>1991; Ford 2002; Baskett and Waples 2013; Willoughby and Christie 2019)</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Our finding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fitness is comparable to that of NORs is potentially mediated by the extent to which hatchery production has influenced the natural population in the McKenzie River. </w:t>
      </w:r>
      <w:r w:rsidR="004D13B3" w:rsidRPr="00E66B1A">
        <w:rPr>
          <w:rFonts w:ascii="Times New Roman" w:eastAsia="Times New Roman" w:hAnsi="Times New Roman" w:cs="Times New Roman"/>
          <w:sz w:val="24"/>
          <w:szCs w:val="24"/>
        </w:rPr>
        <w:t xml:space="preserve">In short, pHOS is not zero in the McKenzie River and NORs may have some degree of hatchery ancestry. </w:t>
      </w:r>
      <w:r w:rsidRPr="00E66B1A">
        <w:rPr>
          <w:rFonts w:ascii="Times New Roman" w:eastAsia="Times New Roman" w:hAnsi="Times New Roman" w:cs="Times New Roman"/>
          <w:sz w:val="24"/>
          <w:szCs w:val="24"/>
        </w:rPr>
        <w:t>Fitness differences between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may be greater in populations with less hatchery influence on the natural population.</w:t>
      </w:r>
    </w:p>
    <w:p w14:paraId="4C6D89EF" w14:textId="0B6D886E"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A second limitation </w:t>
      </w:r>
      <w:r w:rsidR="00F87A72" w:rsidRPr="00E66B1A">
        <w:rPr>
          <w:rFonts w:ascii="Times New Roman" w:eastAsia="Times New Roman" w:hAnsi="Times New Roman" w:cs="Times New Roman"/>
          <w:sz w:val="24"/>
          <w:szCs w:val="24"/>
        </w:rPr>
        <w:t>that must be considered before generalizing our results to other systems</w:t>
      </w:r>
      <w:r w:rsidRPr="00E66B1A">
        <w:rPr>
          <w:rFonts w:ascii="Times New Roman" w:eastAsia="Times New Roman" w:hAnsi="Times New Roman" w:cs="Times New Roman"/>
          <w:sz w:val="24"/>
          <w:szCs w:val="24"/>
        </w:rPr>
        <w:t xml:space="preserve"> is the possibility that NOR salmon in our study are not reflective of a hypothetical natural and locally-adapted population. NORs released above the dam must volitionally enter the Cougar Trap. Most NORs tend to arrive at the Cougar Trap later than salmon produced above Cougar Dam. While this difference may reflect a heritable variation in migration timing between hatchery descendants and individuals from the natural McKenzie </w:t>
      </w:r>
      <w:r w:rsidR="004A079F" w:rsidRPr="00E66B1A">
        <w:rPr>
          <w:rFonts w:ascii="Times New Roman" w:eastAsia="Times New Roman" w:hAnsi="Times New Roman" w:cs="Times New Roman"/>
          <w:sz w:val="24"/>
          <w:szCs w:val="24"/>
        </w:rPr>
        <w:t xml:space="preserve">River </w:t>
      </w:r>
      <w:r w:rsidRPr="00E66B1A">
        <w:rPr>
          <w:rFonts w:ascii="Times New Roman" w:eastAsia="Times New Roman" w:hAnsi="Times New Roman" w:cs="Times New Roman"/>
          <w:sz w:val="24"/>
          <w:szCs w:val="24"/>
        </w:rPr>
        <w:t xml:space="preserve">population, it is also possible that NORs represent late-season dispersers from below the dam and the mainstem, or strays from another river. Studies </w:t>
      </w:r>
      <w:r w:rsidR="004A079F" w:rsidRPr="00E66B1A">
        <w:rPr>
          <w:rFonts w:ascii="Times New Roman" w:eastAsia="Times New Roman" w:hAnsi="Times New Roman" w:cs="Times New Roman"/>
          <w:sz w:val="24"/>
          <w:szCs w:val="24"/>
        </w:rPr>
        <w:t xml:space="preserve">of </w:t>
      </w:r>
      <w:r w:rsidRPr="00E66B1A">
        <w:rPr>
          <w:rFonts w:ascii="Times New Roman" w:eastAsia="Times New Roman" w:hAnsi="Times New Roman" w:cs="Times New Roman"/>
          <w:sz w:val="24"/>
          <w:szCs w:val="24"/>
        </w:rPr>
        <w:t xml:space="preserve">sockeye </w:t>
      </w:r>
      <w:r w:rsidR="004A079F" w:rsidRPr="00E66B1A">
        <w:rPr>
          <w:rFonts w:ascii="Times New Roman" w:eastAsia="Times New Roman" w:hAnsi="Times New Roman" w:cs="Times New Roman"/>
          <w:sz w:val="24"/>
          <w:szCs w:val="24"/>
        </w:rPr>
        <w:t>(</w:t>
      </w:r>
      <w:r w:rsidR="004A079F" w:rsidRPr="00E66B1A">
        <w:rPr>
          <w:rFonts w:ascii="Times New Roman" w:eastAsia="Times New Roman" w:hAnsi="Times New Roman" w:cs="Times New Roman"/>
          <w:i/>
          <w:iCs/>
          <w:sz w:val="24"/>
          <w:szCs w:val="24"/>
        </w:rPr>
        <w:t>O. nerka</w:t>
      </w:r>
      <w:r w:rsidR="004A079F"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and Atlantic salmon suggest that late-season dispersers previously homed to their natal habitat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&lt;EndNote&gt;&lt;Cite&gt;&lt;Author&gt;Peterson&lt;/Author&gt;&lt;Year&gt;2016&lt;/Year&gt;&lt;RecNum&gt;1742&lt;/RecNum&gt;&lt;DisplayText&gt;(Peterson et al. 2016)&lt;/DisplayText&gt;&lt;record&gt;&lt;rec-number&gt;1742&lt;/rec-number&gt;&lt;foreign-keys&gt;&lt;key app="EN" db-id="fstdwt0t3xzrskewzvmxpsf80xx25990rfrd" timestamp="1685047675"&gt;1742&lt;/key&gt;&lt;key app="ENWeb" db-id=""&gt;0&lt;/key&gt;&lt;/foreign-keys&gt;&lt;ref-type name="Journal Article"&gt;17&lt;/ref-type&gt;&lt;contributors&gt;&lt;authors&gt;&lt;author&gt;Peterson, Daniel A.&lt;/author&gt;&lt;author&gt;Hilborn, Ray&lt;/author&gt;&lt;author&gt;Hauser, Lorenz&lt;/author&gt;&lt;/authors&gt;&lt;/contributors&gt;&lt;titles&gt;&lt;title&gt;Exploratory behavior of dispersers within a metapopulation of sockeye salmon&lt;/title&gt;&lt;secondary-title&gt;Behavioral Ecology&lt;/secondary-title&gt;&lt;/titles&gt;&lt;periodical&gt;&lt;full-title&gt;Behavioral Ecology&lt;/full-title&gt;&lt;/periodical&gt;&lt;pages&gt;126-133&lt;/pages&gt;&lt;volume&gt;27&lt;/volume&gt;&lt;number&gt;1&lt;/number&gt;&lt;section&gt;126&lt;/section&gt;&lt;dates&gt;&lt;year&gt;2016&lt;/year&gt;&lt;/dates&gt;&lt;isbn&gt;1045-2249&amp;#xD;1465-7279&lt;/isbn&gt;&lt;urls&gt;&lt;/urls&gt;&lt;electronic-resource-num&gt;10.1093/beheco/arv129&lt;/electronic-resource-num&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(Peterson et al. 2016)</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and have lower fitness than successfully homing individuals in the same environment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&lt;EndNote&gt;&lt;Cite&gt;&lt;Author&gt;Peterson&lt;/Author&gt;&lt;Year&gt;2014&lt;/Year&gt;&lt;RecNum&gt;1446&lt;/RecNum&gt;&lt;DisplayText&gt;(Peterson et al. 2014; Mobley et al. 2019)&lt;/DisplayText&gt;&lt;record&gt;&lt;rec-number&gt;1446&lt;/rec-number&gt;&lt;foreign-keys&gt;&lt;key app="EN" db-id="fstdwt0t3xzrskewzvmxpsf80xx25990rfrd" timestamp="1605918837"&gt;1446&lt;/key&gt;&lt;/foreign-keys&gt;&lt;ref-type name="Journal Article"&gt;17&lt;/ref-type&gt;&lt;contributors&gt;&lt;authors&gt;&lt;author&gt;Peterson, Daniel A&lt;/author&gt;&lt;author&gt;Hilborn, Ray&lt;/author&gt;&lt;author&gt;Hauser, Lorenz&lt;/author&gt;&lt;/authors&gt;&lt;/contributors&gt;&lt;titles&gt;&lt;title&gt;Local adaptation limits lifetime reproductive success of dispersers in a wild salmon metapopulation&lt;/title&gt;&lt;secondary-title&gt;Nature communications&lt;/secondary-title&gt;&lt;/titles&gt;&lt;periodical&gt;&lt;full-title&gt;Nature communications&lt;/full-title&gt;&lt;/periodical&gt;&lt;pages&gt;1-7&lt;/pages&gt;&lt;volume&gt;5&lt;/volume&gt;&lt;number&gt;1&lt;/number&gt;&lt;dates&gt;&lt;year&gt;2014&lt;/year&gt;&lt;/dates&gt;&lt;isbn&gt;2041-1723&lt;/isbn&gt;&lt;urls&gt;&lt;/urls&gt;&lt;/record&gt;&lt;/Cite&gt;&lt;Cite&gt;&lt;Author&gt;Mobley&lt;/Author&gt;&lt;Year&gt;2019&lt;/Year&gt;&lt;RecNum&gt;1758&lt;/RecNum&gt;&lt;record&gt;&lt;rec-number&gt;1758&lt;/rec-number&gt;&lt;foreign-keys&gt;&lt;key app="EN" db-id="fstdwt0t3xzrskewzvmxpsf80xx25990rfrd" timestamp="1685733410"&gt;1758&lt;/key&gt;&lt;/foreign-keys&gt;&lt;ref-type name="Journal Article"&gt;17&lt;/ref-type&gt;&lt;contributors&gt;&lt;authors&gt;&lt;author&gt;Mobley, Kenyon B&lt;/author&gt;&lt;author&gt;Granroth-Wilding, Hanna&lt;/author&gt;&lt;author&gt;Ellmen, Mikko&lt;/author&gt;&lt;author&gt;Vähä, Juha-Pekka&lt;/author&gt;&lt;author&gt;Aykanat, Tutku&lt;/author&gt;&lt;author&gt;Johnston, Susan E&lt;/author&gt;&lt;author&gt;Orell, Panu&lt;/author&gt;&lt;author&gt;Erkinaro, Jaakko&lt;/author&gt;&lt;author&gt;Primmer, Craig R&lt;/author&gt;&lt;/authors&gt;&lt;/contributors&gt;&lt;titles&gt;&lt;title&gt;Home ground advantage: Local Atlantic salmon have higher reproductive fitness than dispersers in the wild&lt;/title&gt;&lt;secondary-title&gt;Science advances&lt;/secondary-title&gt;&lt;/titles&gt;&lt;periodical&gt;&lt;full-title&gt;Science advances&lt;/full-title&gt;&lt;/periodical&gt;&lt;pages&gt;eaav1112&lt;/pages&gt;&lt;volume&gt;5&lt;/volume&gt;&lt;number&gt;2&lt;/number&gt;&lt;dates&gt;&lt;year&gt;2019&lt;/year&gt;&lt;/dates&gt;&lt;isbn&gt;2375-2548&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(Peterson et al. 2014; Mobley et al. 2019)</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We also found that NOR males were smaller than other wild-born salmon encountered during spawning ground surveys below the dam and on the mainstem. Therefore, while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fitness was substantially greater than HOR fitness and similar to NOR fitness, NOR fitness may not represent that reached by putatively locally-adapted individuals returning to their natal habitat to spawn.</w:t>
      </w:r>
      <w:r w:rsidR="00F87A72" w:rsidRPr="00E66B1A">
        <w:rPr>
          <w:rFonts w:ascii="Times New Roman" w:eastAsia="Times New Roman" w:hAnsi="Times New Roman" w:cs="Times New Roman"/>
          <w:sz w:val="24"/>
          <w:szCs w:val="24"/>
        </w:rPr>
        <w:t xml:space="preserve"> This limitation is particularly important in a supplementation context.</w:t>
      </w:r>
    </w:p>
    <w:p w14:paraId="1995891A" w14:textId="777A7747" w:rsidR="006B7D3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However, in a reintroduction context, there are no locally-adapted individuals against which to contrast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fitness. Salmon reintroduction programs generally seek to reestablish highly productive, self-sustaining populations, but face substantial uncertainty</w:t>
      </w:r>
      <w:r w:rsidR="004D13B3"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fldData xml:space="preserve">PEVuZE5vdGU+PENpdGU+PEF1dGhvcj5BbmRlcnNvbjwvQXV0aG9yPjxZZWFyPjIwMTQ8L1llYXI+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</w:fldData>
        </w:fldChar>
      </w:r>
      <w:r w:rsidR="00742495" w:rsidRPr="00E66B1A">
        <w:rPr>
          <w:rFonts w:ascii="Times New Roman" w:eastAsia="Times New Roman" w:hAnsi="Times New Roman" w:cs="Times New Roman"/>
          <w:sz w:val="24"/>
          <w:szCs w:val="24"/>
        </w:rPr>
        <w:instrText xml:space="preserve"> ADDIN EN.CITE </w:instrText>
      </w:r>
      <w:r w:rsidR="00742495" w:rsidRPr="00E66B1A">
        <w:rPr>
          <w:rFonts w:ascii="Times New Roman" w:eastAsia="Times New Roman" w:hAnsi="Times New Roman" w:cs="Times New Roman"/>
          <w:sz w:val="24"/>
          <w:szCs w:val="24"/>
        </w:rPr>
        <w:fldChar w:fldCharType="begin">
          <w:fldData xml:space="preserve">PEVuZE5vdGU+PENpdGU+PEF1dGhvcj5BbmRlcnNvbjwvQXV0aG9yPjxZZWFyPjIwMTQ8L1llYXI+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</w:fldData>
        </w:fldChar>
      </w:r>
      <w:r w:rsidR="00742495" w:rsidRPr="00E66B1A">
        <w:rPr>
          <w:rFonts w:ascii="Times New Roman" w:eastAsia="Times New Roman" w:hAnsi="Times New Roman" w:cs="Times New Roman"/>
          <w:sz w:val="24"/>
          <w:szCs w:val="24"/>
        </w:rPr>
        <w:instrText xml:space="preserve"> ADDIN EN.CITE.DATA </w:instrText>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end"/>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(Anderson et al. 2014; Lusardi and Moyle 2017; McClure et al. 2018)</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Therefore, </w:t>
      </w:r>
      <w:r w:rsidR="004D13B3" w:rsidRPr="00E66B1A">
        <w:rPr>
          <w:rFonts w:ascii="Times New Roman" w:eastAsia="Times New Roman" w:hAnsi="Times New Roman" w:cs="Times New Roman"/>
          <w:sz w:val="24"/>
          <w:szCs w:val="24"/>
        </w:rPr>
        <w:t>managers</w:t>
      </w:r>
      <w:r w:rsidRPr="00E66B1A">
        <w:rPr>
          <w:rFonts w:ascii="Times New Roman" w:eastAsia="Times New Roman" w:hAnsi="Times New Roman" w:cs="Times New Roman"/>
          <w:sz w:val="24"/>
          <w:szCs w:val="24"/>
        </w:rPr>
        <w:t xml:space="preserve"> must choose between seeding a reintroduc</w:t>
      </w:r>
      <w:r w:rsidR="004D13B3" w:rsidRPr="00E66B1A">
        <w:rPr>
          <w:rFonts w:ascii="Times New Roman" w:eastAsia="Times New Roman" w:hAnsi="Times New Roman" w:cs="Times New Roman"/>
          <w:sz w:val="24"/>
          <w:szCs w:val="24"/>
        </w:rPr>
        <w:t>tion</w:t>
      </w:r>
      <w:r w:rsidRPr="00E66B1A">
        <w:rPr>
          <w:rFonts w:ascii="Times New Roman" w:eastAsia="Times New Roman" w:hAnsi="Times New Roman" w:cs="Times New Roman"/>
          <w:sz w:val="24"/>
          <w:szCs w:val="24"/>
        </w:rPr>
        <w:t xml:space="preserve"> with hatchery salmon, wild-born salmon collected from natural populations, volitional dispersers, or a mix to balance risks to extant natural populations with the goal of maximizing productivity and growth rate of the reintroduced population. Contrasts between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and NOR fitness allow evaluation of alternative reintroduction management strategies, namely, the choice between using hatchery salmon and their descendants, or relying on natural colonization. Absence of fitness differences between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and NORs suggest that </w:t>
      </w:r>
      <w:r w:rsidRPr="00E66B1A">
        <w:rPr>
          <w:rFonts w:ascii="Times New Roman" w:eastAsia="Times New Roman" w:hAnsi="Times New Roman" w:cs="Times New Roman"/>
          <w:sz w:val="24"/>
          <w:szCs w:val="24"/>
        </w:rPr>
        <w:lastRenderedPageBreak/>
        <w:t>descendants of hatchery salmon may be as productive as volitional dispersers allowed to naturally colonize vacant habitats.</w:t>
      </w:r>
    </w:p>
    <w:p w14:paraId="4AF0CD0B" w14:textId="4933F28A" w:rsidR="0068209D" w:rsidRPr="00E66B1A" w:rsidRDefault="0031666F"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ab/>
      </w:r>
      <w:r w:rsidR="00656A59" w:rsidRPr="00E66B1A">
        <w:rPr>
          <w:rFonts w:ascii="Times New Roman" w:eastAsia="Times New Roman" w:hAnsi="Times New Roman" w:cs="Times New Roman"/>
          <w:sz w:val="24"/>
          <w:szCs w:val="24"/>
        </w:rPr>
        <w:t xml:space="preserve">Lastly, we caution that our findings do not negate evidence that has demonstrated low RRS of HOR salmon </w:t>
      </w:r>
      <w:r w:rsidR="00656A59" w:rsidRPr="00E66B1A">
        <w:rPr>
          <w:rFonts w:ascii="Times New Roman" w:eastAsia="Times New Roman" w:hAnsi="Times New Roman" w:cs="Times New Roman"/>
          <w:sz w:val="24"/>
          <w:szCs w:val="24"/>
        </w:rPr>
        <w:fldChar w:fldCharType="begin">
          <w:fldData xml:space="preserve">PEVuZE5vdGU+PENpdGU+PEF1dGhvcj5DaHJpc3RpZTwvQXV0aG9yPjxZZWFyPjIwMTQ8L1llYXI+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</w:fldData>
        </w:fldChar>
      </w:r>
      <w:r w:rsidR="00656A59" w:rsidRPr="00E66B1A">
        <w:rPr>
          <w:rFonts w:ascii="Times New Roman" w:eastAsia="Times New Roman" w:hAnsi="Times New Roman" w:cs="Times New Roman"/>
          <w:sz w:val="24"/>
          <w:szCs w:val="24"/>
        </w:rPr>
        <w:instrText xml:space="preserve"> ADDIN EN.CITE </w:instrText>
      </w:r>
      <w:r w:rsidR="00656A59" w:rsidRPr="00E66B1A">
        <w:rPr>
          <w:rFonts w:ascii="Times New Roman" w:eastAsia="Times New Roman" w:hAnsi="Times New Roman" w:cs="Times New Roman"/>
          <w:sz w:val="24"/>
          <w:szCs w:val="24"/>
        </w:rPr>
        <w:fldChar w:fldCharType="begin">
          <w:fldData xml:space="preserve">PEVuZE5vdGU+PENpdGU+PEF1dGhvcj5DaHJpc3RpZTwvQXV0aG9yPjxZZWFyPjIwMTQ8L1llYXI+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</w:fldData>
        </w:fldChar>
      </w:r>
      <w:r w:rsidR="00656A59" w:rsidRPr="00E66B1A">
        <w:rPr>
          <w:rFonts w:ascii="Times New Roman" w:eastAsia="Times New Roman" w:hAnsi="Times New Roman" w:cs="Times New Roman"/>
          <w:sz w:val="24"/>
          <w:szCs w:val="24"/>
        </w:rPr>
        <w:instrText xml:space="preserve"> ADDIN EN.CITE.DATA </w:instrText>
      </w:r>
      <w:r w:rsidR="00656A59" w:rsidRPr="00E66B1A">
        <w:rPr>
          <w:rFonts w:ascii="Times New Roman" w:eastAsia="Times New Roman" w:hAnsi="Times New Roman" w:cs="Times New Roman"/>
          <w:sz w:val="24"/>
          <w:szCs w:val="24"/>
        </w:rPr>
      </w:r>
      <w:r w:rsidR="00656A59" w:rsidRPr="00E66B1A">
        <w:rPr>
          <w:rFonts w:ascii="Times New Roman" w:eastAsia="Times New Roman" w:hAnsi="Times New Roman" w:cs="Times New Roman"/>
          <w:sz w:val="24"/>
          <w:szCs w:val="24"/>
        </w:rPr>
        <w:fldChar w:fldCharType="end"/>
      </w:r>
      <w:r w:rsidR="00656A59" w:rsidRPr="00E66B1A">
        <w:rPr>
          <w:rFonts w:ascii="Times New Roman" w:eastAsia="Times New Roman" w:hAnsi="Times New Roman" w:cs="Times New Roman"/>
          <w:sz w:val="24"/>
          <w:szCs w:val="24"/>
        </w:rPr>
        <w:fldChar w:fldCharType="separate"/>
      </w:r>
      <w:r w:rsidR="00656A59" w:rsidRPr="00E66B1A">
        <w:rPr>
          <w:rFonts w:ascii="Times New Roman" w:eastAsia="Times New Roman" w:hAnsi="Times New Roman" w:cs="Times New Roman"/>
          <w:noProof/>
          <w:sz w:val="24"/>
          <w:szCs w:val="24"/>
        </w:rPr>
        <w:t>(Christie et al. 2014; Koch and Narum 2021)</w:t>
      </w:r>
      <w:r w:rsidR="00656A59" w:rsidRPr="00E66B1A">
        <w:rPr>
          <w:rFonts w:ascii="Times New Roman" w:eastAsia="Times New Roman" w:hAnsi="Times New Roman" w:cs="Times New Roman"/>
          <w:sz w:val="24"/>
          <w:szCs w:val="24"/>
        </w:rPr>
        <w:fldChar w:fldCharType="end"/>
      </w:r>
      <w:r w:rsidR="00656A59" w:rsidRPr="00E66B1A">
        <w:rPr>
          <w:rFonts w:ascii="Times New Roman" w:eastAsia="Times New Roman" w:hAnsi="Times New Roman" w:cs="Times New Roman"/>
          <w:sz w:val="24"/>
          <w:szCs w:val="24"/>
        </w:rPr>
        <w:t xml:space="preserve">, and the risk that chronically elevated hatchery influence can pose to the genetic integrity and productivity of natural populations </w:t>
      </w:r>
      <w:r w:rsidR="00656A59" w:rsidRPr="00E66B1A">
        <w:rPr>
          <w:rFonts w:ascii="Times New Roman" w:eastAsia="Times New Roman" w:hAnsi="Times New Roman" w:cs="Times New Roman"/>
          <w:sz w:val="24"/>
          <w:szCs w:val="24"/>
        </w:rPr>
        <w:fldChar w:fldCharType="begin"/>
      </w:r>
      <w:r w:rsidR="00656A59" w:rsidRPr="00E66B1A">
        <w:rPr>
          <w:rFonts w:ascii="Times New Roman" w:eastAsia="Times New Roman" w:hAnsi="Times New Roman" w:cs="Times New Roman"/>
          <w:sz w:val="24"/>
          <w:szCs w:val="24"/>
        </w:rPr>
        <w:instrText xml:space="preserve"> ADDIN EN.CITE &lt;EndNote&gt;&lt;Cite&gt;&lt;Author&gt;McMillan&lt;/Author&gt;&lt;Year&gt;2023&lt;/Year&gt;&lt;RecNum&gt;1784&lt;/RecNum&gt;&lt;DisplayText&gt;(McMillan et al. 2023)&lt;/DisplayText&gt;&lt;record&gt;&lt;rec-number&gt;1784&lt;/rec-number&gt;&lt;foreign-keys&gt;&lt;key app="EN" db-id="fstdwt0t3xzrskewzvmxpsf80xx25990rfrd" timestamp="1690237160"&gt;1784&lt;/key&gt;&lt;key app="ENWeb" db-id=""&gt;0&lt;/key&gt;&lt;/foreign-keys&gt;&lt;ref-type name="Journal Article"&gt;17&lt;/ref-type&gt;&lt;contributors&gt;&lt;authors&gt;&lt;author&gt;McMillan, John R.&lt;/author&gt;&lt;author&gt;Morrison, Brian&lt;/author&gt;&lt;author&gt;Chambers, Nick&lt;/author&gt;&lt;author&gt;Ruggerone, Greg&lt;/author&gt;&lt;author&gt;Bernatchez, Louis&lt;/author&gt;&lt;author&gt;Stanford, Jack&lt;/author&gt;&lt;author&gt;Neville, Helen&lt;/author&gt;&lt;/authors&gt;&lt;/contributors&gt;&lt;titles&gt;&lt;title&gt;A global synthesis of peer‐reviewed research on the effects of hatchery salmonids on wild salmonids&lt;/title&gt;&lt;secondary-title&gt;Fisheries Management and Ecology&lt;/secondary-title&gt;&lt;/titles&gt;&lt;periodical&gt;&lt;full-title&gt;Fisheries Management and Ecology&lt;/full-title&gt;&lt;/periodical&gt;&lt;dates&gt;&lt;year&gt;2023&lt;/year&gt;&lt;/dates&gt;&lt;isbn&gt;0969-997X&amp;#xD;1365-2400&lt;/isbn&gt;&lt;urls&gt;&lt;/urls&gt;&lt;electronic-resource-num&gt;10.1111/fme.12643&lt;/electronic-resource-num&gt;&lt;/record&gt;&lt;/Cite&gt;&lt;/EndNote&gt;</w:instrText>
      </w:r>
      <w:r w:rsidR="00656A59" w:rsidRPr="00E66B1A">
        <w:rPr>
          <w:rFonts w:ascii="Times New Roman" w:eastAsia="Times New Roman" w:hAnsi="Times New Roman" w:cs="Times New Roman"/>
          <w:sz w:val="24"/>
          <w:szCs w:val="24"/>
        </w:rPr>
        <w:fldChar w:fldCharType="separate"/>
      </w:r>
      <w:r w:rsidR="00656A59" w:rsidRPr="00E66B1A">
        <w:rPr>
          <w:rFonts w:ascii="Times New Roman" w:eastAsia="Times New Roman" w:hAnsi="Times New Roman" w:cs="Times New Roman"/>
          <w:noProof/>
          <w:sz w:val="24"/>
          <w:szCs w:val="24"/>
        </w:rPr>
        <w:t>(McMillan et al. 2023)</w:t>
      </w:r>
      <w:r w:rsidR="00656A59" w:rsidRPr="00E66B1A">
        <w:rPr>
          <w:rFonts w:ascii="Times New Roman" w:eastAsia="Times New Roman" w:hAnsi="Times New Roman" w:cs="Times New Roman"/>
          <w:sz w:val="24"/>
          <w:szCs w:val="24"/>
        </w:rPr>
        <w:fldChar w:fldCharType="end"/>
      </w:r>
      <w:r w:rsidR="00656A59" w:rsidRPr="00E66B1A">
        <w:rPr>
          <w:rFonts w:ascii="Times New Roman" w:eastAsia="Times New Roman" w:hAnsi="Times New Roman" w:cs="Times New Roman"/>
          <w:sz w:val="24"/>
          <w:szCs w:val="24"/>
        </w:rPr>
        <w:t xml:space="preserve">. While our results offer evidence that naturally-spawning salmon populations can be established with HOR salmon and hope that reestablished populations may experience generational increases in mean fitness, they also demonstrate the </w:t>
      </w:r>
      <w:r w:rsidR="00656A59">
        <w:rPr>
          <w:rFonts w:ascii="Times New Roman" w:eastAsia="Times New Roman" w:hAnsi="Times New Roman" w:cs="Times New Roman"/>
          <w:sz w:val="24"/>
          <w:szCs w:val="24"/>
        </w:rPr>
        <w:t>relatively low</w:t>
      </w:r>
      <w:r w:rsidR="00656A59" w:rsidRPr="00E66B1A">
        <w:rPr>
          <w:rFonts w:ascii="Times New Roman" w:eastAsia="Times New Roman" w:hAnsi="Times New Roman" w:cs="Times New Roman"/>
          <w:sz w:val="24"/>
          <w:szCs w:val="24"/>
        </w:rPr>
        <w:t xml:space="preserve"> parental contribution to population productivity from HOR salmon</w:t>
      </w:r>
      <w:r w:rsidR="00656A59">
        <w:rPr>
          <w:rFonts w:ascii="Times New Roman" w:eastAsia="Times New Roman" w:hAnsi="Times New Roman" w:cs="Times New Roman"/>
          <w:sz w:val="24"/>
          <w:szCs w:val="24"/>
        </w:rPr>
        <w:t xml:space="preserve"> spawning in the wild</w:t>
      </w:r>
      <w:r w:rsidR="00656A59" w:rsidRPr="00E66B1A">
        <w:rPr>
          <w:rFonts w:ascii="Times New Roman" w:eastAsia="Times New Roman" w:hAnsi="Times New Roman" w:cs="Times New Roman"/>
          <w:sz w:val="24"/>
          <w:szCs w:val="24"/>
        </w:rPr>
        <w:t xml:space="preserve">. This limited contribution to </w:t>
      </w:r>
      <w:r w:rsidR="00656A59">
        <w:rPr>
          <w:rFonts w:ascii="Times New Roman" w:eastAsia="Times New Roman" w:hAnsi="Times New Roman" w:cs="Times New Roman"/>
          <w:sz w:val="24"/>
          <w:szCs w:val="24"/>
        </w:rPr>
        <w:t xml:space="preserve">population </w:t>
      </w:r>
      <w:r w:rsidR="00656A59" w:rsidRPr="00E66B1A">
        <w:rPr>
          <w:rFonts w:ascii="Times New Roman" w:eastAsia="Times New Roman" w:hAnsi="Times New Roman" w:cs="Times New Roman"/>
          <w:sz w:val="24"/>
          <w:szCs w:val="24"/>
        </w:rPr>
        <w:t>productivity from HOR salmon should be carefully weighed against the</w:t>
      </w:r>
      <w:r w:rsidR="00656A59">
        <w:rPr>
          <w:rFonts w:ascii="Times New Roman" w:eastAsia="Times New Roman" w:hAnsi="Times New Roman" w:cs="Times New Roman"/>
          <w:sz w:val="24"/>
          <w:szCs w:val="24"/>
        </w:rPr>
        <w:t xml:space="preserve"> potential</w:t>
      </w:r>
      <w:r w:rsidR="00656A59" w:rsidRPr="00E66B1A">
        <w:rPr>
          <w:rFonts w:ascii="Times New Roman" w:eastAsia="Times New Roman" w:hAnsi="Times New Roman" w:cs="Times New Roman"/>
          <w:sz w:val="24"/>
          <w:szCs w:val="24"/>
        </w:rPr>
        <w:t xml:space="preserve"> risk</w:t>
      </w:r>
      <w:r w:rsidR="00656A59">
        <w:rPr>
          <w:rFonts w:ascii="Times New Roman" w:eastAsia="Times New Roman" w:hAnsi="Times New Roman" w:cs="Times New Roman"/>
          <w:sz w:val="24"/>
          <w:szCs w:val="24"/>
        </w:rPr>
        <w:t>s</w:t>
      </w:r>
      <w:r w:rsidR="00656A59" w:rsidRPr="00E66B1A">
        <w:rPr>
          <w:rFonts w:ascii="Times New Roman" w:eastAsia="Times New Roman" w:hAnsi="Times New Roman" w:cs="Times New Roman"/>
          <w:sz w:val="24"/>
          <w:szCs w:val="24"/>
        </w:rPr>
        <w:t xml:space="preserve"> HOR salmon pose to the fitness of NOR spawners, when interbreeding occurs.</w:t>
      </w:r>
      <w:r w:rsidR="00042B1D" w:rsidRPr="00E66B1A">
        <w:rPr>
          <w:rFonts w:ascii="Times New Roman" w:eastAsia="Times New Roman" w:hAnsi="Times New Roman" w:cs="Times New Roman"/>
          <w:sz w:val="24"/>
          <w:szCs w:val="24"/>
        </w:rPr>
        <w:t xml:space="preserve"> </w:t>
      </w:r>
    </w:p>
    <w:p w14:paraId="12F6FDB5" w14:textId="77777777" w:rsidR="0068209D" w:rsidRPr="00E66B1A" w:rsidRDefault="00042B1D" w:rsidP="003D0273">
      <w:pPr>
        <w:pStyle w:val="Heading2"/>
        <w:keepNext w:val="0"/>
        <w:keepLines w:val="0"/>
        <w:spacing w:after="120" w:line="360" w:lineRule="auto"/>
      </w:pPr>
      <w:bookmarkStart w:id="48" w:name="_xy376ahgz6id" w:colFirst="0" w:colLast="0"/>
      <w:bookmarkEnd w:id="48"/>
      <w:r w:rsidRPr="00E66B1A">
        <w:t xml:space="preserve"> Conclusion and Future Directions</w:t>
      </w:r>
    </w:p>
    <w:p w14:paraId="286FD302" w14:textId="7E5FC9D8"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We found that </w:t>
      </w:r>
      <w:r w:rsidR="0031666F" w:rsidRPr="00E66B1A">
        <w:rPr>
          <w:rFonts w:ascii="Times New Roman" w:eastAsia="Times New Roman" w:hAnsi="Times New Roman" w:cs="Times New Roman"/>
          <w:sz w:val="24"/>
          <w:szCs w:val="24"/>
        </w:rPr>
        <w:t xml:space="preserve">the </w:t>
      </w:r>
      <w:r w:rsidRPr="00E66B1A">
        <w:rPr>
          <w:rFonts w:ascii="Times New Roman" w:eastAsia="Times New Roman" w:hAnsi="Times New Roman" w:cs="Times New Roman"/>
          <w:sz w:val="24"/>
          <w:szCs w:val="24"/>
        </w:rPr>
        <w:t xml:space="preserve">fitness of hatchery descendants </w:t>
      </w:r>
      <w:r w:rsidR="0031666F" w:rsidRPr="00E66B1A">
        <w:rPr>
          <w:rFonts w:ascii="Times New Roman" w:eastAsia="Times New Roman" w:hAnsi="Times New Roman" w:cs="Times New Roman"/>
          <w:sz w:val="24"/>
          <w:szCs w:val="24"/>
        </w:rPr>
        <w:t>(F</w:t>
      </w:r>
      <w:r w:rsidR="0031666F" w:rsidRPr="00E66B1A">
        <w:rPr>
          <w:rFonts w:ascii="Times New Roman" w:eastAsia="Times New Roman" w:hAnsi="Times New Roman" w:cs="Times New Roman"/>
          <w:sz w:val="24"/>
          <w:szCs w:val="24"/>
          <w:vertAlign w:val="subscript"/>
        </w:rPr>
        <w:t>1</w:t>
      </w:r>
      <w:r w:rsidR="0031666F" w:rsidRPr="00E66B1A">
        <w:rPr>
          <w:rFonts w:ascii="Times New Roman" w:eastAsia="Times New Roman" w:hAnsi="Times New Roman" w:cs="Times New Roman"/>
          <w:sz w:val="24"/>
          <w:szCs w:val="24"/>
        </w:rPr>
        <w:t xml:space="preserve">s) </w:t>
      </w:r>
      <w:r w:rsidRPr="00E66B1A">
        <w:rPr>
          <w:rFonts w:ascii="Times New Roman" w:eastAsia="Times New Roman" w:hAnsi="Times New Roman" w:cs="Times New Roman"/>
          <w:sz w:val="24"/>
          <w:szCs w:val="24"/>
        </w:rPr>
        <w:t>increases after a single generation in the wild</w:t>
      </w:r>
      <w:r w:rsidR="004D79DA"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such that </w:t>
      </w:r>
      <w:r w:rsidR="004D79DA" w:rsidRPr="00E66B1A">
        <w:rPr>
          <w:rFonts w:ascii="Times New Roman" w:eastAsia="Times New Roman" w:hAnsi="Times New Roman" w:cs="Times New Roman"/>
          <w:sz w:val="24"/>
          <w:szCs w:val="24"/>
        </w:rPr>
        <w:t xml:space="preserve">the fitness </w:t>
      </w:r>
      <w:r w:rsidR="0031666F" w:rsidRPr="00E66B1A">
        <w:rPr>
          <w:rFonts w:ascii="Times New Roman" w:eastAsia="Times New Roman" w:hAnsi="Times New Roman" w:cs="Times New Roman"/>
          <w:sz w:val="24"/>
          <w:szCs w:val="24"/>
        </w:rPr>
        <w:t>of F</w:t>
      </w:r>
      <w:r w:rsidR="0031666F" w:rsidRPr="00E66B1A">
        <w:rPr>
          <w:rFonts w:ascii="Times New Roman" w:eastAsia="Times New Roman" w:hAnsi="Times New Roman" w:cs="Times New Roman"/>
          <w:sz w:val="24"/>
          <w:szCs w:val="24"/>
          <w:vertAlign w:val="subscript"/>
        </w:rPr>
        <w:t>1</w:t>
      </w:r>
      <w:r w:rsidR="0031666F" w:rsidRPr="00E66B1A">
        <w:rPr>
          <w:rFonts w:ascii="Times New Roman" w:eastAsia="Times New Roman" w:hAnsi="Times New Roman" w:cs="Times New Roman"/>
          <w:sz w:val="24"/>
          <w:szCs w:val="24"/>
        </w:rPr>
        <w:t>s is</w:t>
      </w:r>
      <w:r w:rsidRPr="00E66B1A">
        <w:rPr>
          <w:rFonts w:ascii="Times New Roman" w:eastAsia="Times New Roman" w:hAnsi="Times New Roman" w:cs="Times New Roman"/>
          <w:sz w:val="24"/>
          <w:szCs w:val="24"/>
        </w:rPr>
        <w:t xml:space="preserve"> indistinguishable from </w:t>
      </w:r>
      <w:r w:rsidR="0031666F" w:rsidRPr="00E66B1A">
        <w:rPr>
          <w:rFonts w:ascii="Times New Roman" w:eastAsia="Times New Roman" w:hAnsi="Times New Roman" w:cs="Times New Roman"/>
          <w:sz w:val="24"/>
          <w:szCs w:val="24"/>
        </w:rPr>
        <w:t xml:space="preserve">that of other </w:t>
      </w:r>
      <w:r w:rsidRPr="00E66B1A">
        <w:rPr>
          <w:rFonts w:ascii="Times New Roman" w:eastAsia="Times New Roman" w:hAnsi="Times New Roman" w:cs="Times New Roman"/>
          <w:sz w:val="24"/>
          <w:szCs w:val="24"/>
        </w:rPr>
        <w:t xml:space="preserve">wild-born salmon released </w:t>
      </w:r>
      <w:r w:rsidR="0031666F" w:rsidRPr="00E66B1A">
        <w:rPr>
          <w:rFonts w:ascii="Times New Roman" w:eastAsia="Times New Roman" w:hAnsi="Times New Roman" w:cs="Times New Roman"/>
          <w:sz w:val="24"/>
          <w:szCs w:val="24"/>
        </w:rPr>
        <w:t xml:space="preserve">into the same habitat to </w:t>
      </w:r>
      <w:r w:rsidRPr="00E66B1A">
        <w:rPr>
          <w:rFonts w:ascii="Times New Roman" w:eastAsia="Times New Roman" w:hAnsi="Times New Roman" w:cs="Times New Roman"/>
          <w:sz w:val="24"/>
          <w:szCs w:val="24"/>
        </w:rPr>
        <w:t>spawn. We also found that a trait positively associated with fitness, AAM, is increased among second generation relative to first generation hatchery descendants, suggesting that fitness increases may continue in subsequent generations. However, our findings likely depend on the pattern of gene flow between the hatchery broodstock and the natural population in the McKenzie River and care must be taken before generalizing to other populations.</w:t>
      </w:r>
    </w:p>
    <w:p w14:paraId="64FECDCA" w14:textId="34D35B26"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Our data do not </w:t>
      </w:r>
      <w:r w:rsidR="004D79DA" w:rsidRPr="00E66B1A">
        <w:rPr>
          <w:rFonts w:ascii="Times New Roman" w:eastAsia="Times New Roman" w:hAnsi="Times New Roman" w:cs="Times New Roman"/>
          <w:sz w:val="24"/>
          <w:szCs w:val="24"/>
        </w:rPr>
        <w:t>identify</w:t>
      </w:r>
      <w:r w:rsidRPr="00E66B1A">
        <w:rPr>
          <w:rFonts w:ascii="Times New Roman" w:eastAsia="Times New Roman" w:hAnsi="Times New Roman" w:cs="Times New Roman"/>
          <w:sz w:val="24"/>
          <w:szCs w:val="24"/>
        </w:rPr>
        <w:t xml:space="preserve"> the mechanistic basis of the observed differences in fitness. If reduced reproductive success among hatchery salmonids is driven by domestication selection </w:t>
      </w:r>
      <w:r w:rsidR="00742495" w:rsidRPr="00E66B1A">
        <w:rPr>
          <w:rFonts w:ascii="Times New Roman" w:eastAsia="Times New Roman" w:hAnsi="Times New Roman" w:cs="Times New Roman"/>
          <w:sz w:val="24"/>
          <w:szCs w:val="24"/>
        </w:rPr>
        <w:fldChar w:fldCharType="begin">
          <w:fldData xml:space="preserve">PEVuZE5vdGU+PENpdGU+PEF1dGhvcj5DaHJpc3RpZTwvQXV0aG9yPjxZZWFyPjIwMTY8L1llYXI+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</w:fldData>
        </w:fldChar>
      </w:r>
      <w:r w:rsidR="00742495" w:rsidRPr="00E66B1A">
        <w:rPr>
          <w:rFonts w:ascii="Times New Roman" w:eastAsia="Times New Roman" w:hAnsi="Times New Roman" w:cs="Times New Roman"/>
          <w:sz w:val="24"/>
          <w:szCs w:val="24"/>
        </w:rPr>
        <w:instrText xml:space="preserve"> ADDIN EN.CITE </w:instrText>
      </w:r>
      <w:r w:rsidR="00742495" w:rsidRPr="00E66B1A">
        <w:rPr>
          <w:rFonts w:ascii="Times New Roman" w:eastAsia="Times New Roman" w:hAnsi="Times New Roman" w:cs="Times New Roman"/>
          <w:sz w:val="24"/>
          <w:szCs w:val="24"/>
        </w:rPr>
        <w:fldChar w:fldCharType="begin">
          <w:fldData xml:space="preserve">PEVuZE5vdGU+PENpdGU+PEF1dGhvcj5DaHJpc3RpZTwvQXV0aG9yPjxZZWFyPjIwMTY8L1llYXI+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</w:fldData>
        </w:fldChar>
      </w:r>
      <w:r w:rsidR="00742495" w:rsidRPr="00E66B1A">
        <w:rPr>
          <w:rFonts w:ascii="Times New Roman" w:eastAsia="Times New Roman" w:hAnsi="Times New Roman" w:cs="Times New Roman"/>
          <w:sz w:val="24"/>
          <w:szCs w:val="24"/>
        </w:rPr>
        <w:instrText xml:space="preserve"> ADDIN EN.CITE.DATA </w:instrText>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end"/>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(Christie et al. 2012; Christie et al. 2016; Waters et al. 2018)</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and domestication has severely reduced genetic variance for traits under selection in the wild, the pace of adaptation to natural conditions may be too slow to be ecologically important on </w:t>
      </w:r>
      <w:r w:rsidR="004D79DA" w:rsidRPr="00E66B1A">
        <w:rPr>
          <w:rFonts w:ascii="Times New Roman" w:eastAsia="Times New Roman" w:hAnsi="Times New Roman" w:cs="Times New Roman"/>
          <w:sz w:val="24"/>
          <w:szCs w:val="24"/>
        </w:rPr>
        <w:t>conservation-</w:t>
      </w:r>
      <w:r w:rsidRPr="00E66B1A">
        <w:rPr>
          <w:rFonts w:ascii="Times New Roman" w:eastAsia="Times New Roman" w:hAnsi="Times New Roman" w:cs="Times New Roman"/>
          <w:sz w:val="24"/>
          <w:szCs w:val="24"/>
        </w:rPr>
        <w:t xml:space="preserve">relevant timescales. Our findings suggest that </w:t>
      </w:r>
      <w:r w:rsidR="004D79DA" w:rsidRPr="00E66B1A">
        <w:rPr>
          <w:rFonts w:ascii="Times New Roman" w:eastAsia="Times New Roman" w:hAnsi="Times New Roman" w:cs="Times New Roman"/>
          <w:sz w:val="24"/>
          <w:szCs w:val="24"/>
        </w:rPr>
        <w:t xml:space="preserve">either </w:t>
      </w:r>
      <w:r w:rsidRPr="00E66B1A">
        <w:rPr>
          <w:rFonts w:ascii="Times New Roman" w:eastAsia="Times New Roman" w:hAnsi="Times New Roman" w:cs="Times New Roman"/>
          <w:sz w:val="24"/>
          <w:szCs w:val="24"/>
        </w:rPr>
        <w:t>low RRS is driven by plastic responses to the hatchery environment</w:t>
      </w:r>
      <w:r w:rsidR="00BA24E6" w:rsidRPr="00E66B1A">
        <w:rPr>
          <w:rFonts w:ascii="Times New Roman" w:eastAsia="Times New Roman" w:hAnsi="Times New Roman" w:cs="Times New Roman"/>
          <w:sz w:val="24"/>
          <w:szCs w:val="24"/>
        </w:rPr>
        <w:t xml:space="preserve"> (e.g. growth, behavior, etc.)</w:t>
      </w:r>
      <w:r w:rsidRPr="00E66B1A">
        <w:rPr>
          <w:rFonts w:ascii="Times New Roman" w:eastAsia="Times New Roman" w:hAnsi="Times New Roman" w:cs="Times New Roman"/>
          <w:sz w:val="24"/>
          <w:szCs w:val="24"/>
        </w:rPr>
        <w:t xml:space="preserve">, or that despite domestication selection, improved hatchery practices </w:t>
      </w:r>
      <w:commentRangeStart w:id="49"/>
      <w:commentRangeEnd w:id="49"/>
      <w:r w:rsidR="002B4CC8" w:rsidRPr="00E66B1A">
        <w:rPr>
          <w:rStyle w:val="CommentReference"/>
          <w:rFonts w:ascii="Times New Roman" w:hAnsi="Times New Roman" w:cs="Times New Roman"/>
        </w:rPr>
        <w:commentReference w:id="49"/>
      </w:r>
      <w:r w:rsidR="002B4CC8" w:rsidRPr="00E66B1A">
        <w:rPr>
          <w:rFonts w:ascii="Times New Roman" w:eastAsia="Times New Roman" w:hAnsi="Times New Roman" w:cs="Times New Roman"/>
          <w:sz w:val="24"/>
          <w:szCs w:val="24"/>
        </w:rPr>
        <w:t>(e.g., the proportion of wild-born salmon into broodstock, the effective number of breeders per cohort, etc.) may</w:t>
      </w:r>
      <w:r w:rsidRPr="00E66B1A">
        <w:rPr>
          <w:rFonts w:ascii="Times New Roman" w:eastAsia="Times New Roman" w:hAnsi="Times New Roman" w:cs="Times New Roman"/>
          <w:sz w:val="24"/>
          <w:szCs w:val="24"/>
        </w:rPr>
        <w:t xml:space="preserve"> maintain sufficient genetic variance on which selection </w:t>
      </w:r>
      <w:r w:rsidRPr="00E66B1A">
        <w:rPr>
          <w:rFonts w:ascii="Times New Roman" w:eastAsia="Times New Roman" w:hAnsi="Times New Roman" w:cs="Times New Roman"/>
          <w:sz w:val="24"/>
          <w:szCs w:val="24"/>
        </w:rPr>
        <w:lastRenderedPageBreak/>
        <w:t>to natural conditions can act</w:t>
      </w:r>
      <w:r w:rsidR="00C54E48" w:rsidRPr="00E66B1A">
        <w:rPr>
          <w:rFonts w:ascii="Times New Roman" w:eastAsia="Times New Roman" w:hAnsi="Times New Roman" w:cs="Times New Roman"/>
          <w:sz w:val="24"/>
          <w:szCs w:val="24"/>
        </w:rPr>
        <w:t>, and adaptation is rapid</w:t>
      </w:r>
      <w:r w:rsidRPr="00E66B1A">
        <w:rPr>
          <w:rFonts w:ascii="Times New Roman" w:eastAsia="Times New Roman" w:hAnsi="Times New Roman" w:cs="Times New Roman"/>
          <w:sz w:val="24"/>
          <w:szCs w:val="24"/>
        </w:rPr>
        <w:t xml:space="preserve">. Our data do not allow us to parse these alternative explanations for the patterns we observe, and </w:t>
      </w:r>
      <w:r w:rsidR="004D79DA" w:rsidRPr="00E66B1A">
        <w:rPr>
          <w:rFonts w:ascii="Times New Roman" w:eastAsia="Times New Roman" w:hAnsi="Times New Roman" w:cs="Times New Roman"/>
          <w:sz w:val="24"/>
          <w:szCs w:val="24"/>
        </w:rPr>
        <w:t>underscore the need for</w:t>
      </w:r>
      <w:r w:rsidRPr="00E66B1A">
        <w:rPr>
          <w:rFonts w:ascii="Times New Roman" w:eastAsia="Times New Roman" w:hAnsi="Times New Roman" w:cs="Times New Roman"/>
          <w:sz w:val="24"/>
          <w:szCs w:val="24"/>
        </w:rPr>
        <w:t xml:space="preserve"> continued research into the mechanisms </w:t>
      </w:r>
      <w:r w:rsidR="004D79DA" w:rsidRPr="00E66B1A">
        <w:rPr>
          <w:rFonts w:ascii="Times New Roman" w:eastAsia="Times New Roman" w:hAnsi="Times New Roman" w:cs="Times New Roman"/>
          <w:sz w:val="24"/>
          <w:szCs w:val="24"/>
        </w:rPr>
        <w:t xml:space="preserve">that drive </w:t>
      </w:r>
      <w:r w:rsidRPr="00E66B1A">
        <w:rPr>
          <w:rFonts w:ascii="Times New Roman" w:eastAsia="Times New Roman" w:hAnsi="Times New Roman" w:cs="Times New Roman"/>
          <w:sz w:val="24"/>
          <w:szCs w:val="24"/>
        </w:rPr>
        <w:t xml:space="preserve">low RRS of </w:t>
      </w:r>
      <w:r w:rsidR="00C54E48" w:rsidRPr="00E66B1A">
        <w:rPr>
          <w:rFonts w:ascii="Times New Roman" w:eastAsia="Times New Roman" w:hAnsi="Times New Roman" w:cs="Times New Roman"/>
          <w:sz w:val="24"/>
          <w:szCs w:val="24"/>
        </w:rPr>
        <w:t xml:space="preserve">HOR </w:t>
      </w:r>
      <w:r w:rsidRPr="00E66B1A">
        <w:rPr>
          <w:rFonts w:ascii="Times New Roman" w:eastAsia="Times New Roman" w:hAnsi="Times New Roman" w:cs="Times New Roman"/>
          <w:sz w:val="24"/>
          <w:szCs w:val="24"/>
        </w:rPr>
        <w:t>salmon.</w:t>
      </w:r>
    </w:p>
    <w:p w14:paraId="1E29A4F6"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3EAA3E65" w14:textId="77777777" w:rsidR="0068209D" w:rsidRPr="00E66B1A" w:rsidRDefault="0068209D" w:rsidP="00E66B1A">
      <w:pPr>
        <w:spacing w:after="120" w:line="240" w:lineRule="auto"/>
        <w:rPr>
          <w:rFonts w:ascii="Times New Roman" w:eastAsia="Times New Roman" w:hAnsi="Times New Roman" w:cs="Times New Roman"/>
          <w:sz w:val="24"/>
          <w:szCs w:val="24"/>
        </w:rPr>
      </w:pPr>
    </w:p>
    <w:p w14:paraId="2428780B"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4D24B22D" w14:textId="77777777" w:rsidR="00742495" w:rsidRPr="00E66B1A" w:rsidRDefault="00742495" w:rsidP="00E66B1A">
      <w:pPr>
        <w:spacing w:after="120" w:line="240" w:lineRule="auto"/>
        <w:rPr>
          <w:rFonts w:ascii="Times New Roman" w:eastAsia="Times New Roman" w:hAnsi="Times New Roman" w:cs="Times New Roman"/>
          <w:b/>
          <w:sz w:val="24"/>
          <w:szCs w:val="24"/>
          <w:u w:val="single"/>
        </w:rPr>
      </w:pPr>
      <w:bookmarkStart w:id="50" w:name="_n0oo2f5joj8d" w:colFirst="0" w:colLast="0"/>
      <w:bookmarkEnd w:id="50"/>
      <w:r w:rsidRPr="00E66B1A">
        <w:rPr>
          <w:rFonts w:ascii="Times New Roman" w:eastAsia="Times New Roman" w:hAnsi="Times New Roman" w:cs="Times New Roman"/>
          <w:b/>
          <w:sz w:val="24"/>
          <w:szCs w:val="24"/>
          <w:u w:val="single"/>
        </w:rPr>
        <w:br w:type="page"/>
      </w:r>
    </w:p>
    <w:p w14:paraId="3F91FF2F" w14:textId="756209F3"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r w:rsidRPr="00E66B1A">
        <w:rPr>
          <w:rFonts w:ascii="Times New Roman" w:eastAsia="Times New Roman" w:hAnsi="Times New Roman" w:cs="Times New Roman"/>
          <w:b/>
          <w:sz w:val="24"/>
          <w:szCs w:val="24"/>
          <w:u w:val="single"/>
        </w:rPr>
        <w:lastRenderedPageBreak/>
        <w:t>Tables</w:t>
      </w:r>
    </w:p>
    <w:p w14:paraId="5EF788F6" w14:textId="74396D9D"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Table 1 </w:t>
      </w:r>
      <w:r w:rsidRPr="00E66B1A">
        <w:rPr>
          <w:rFonts w:ascii="Times New Roman" w:eastAsia="Times New Roman" w:hAnsi="Times New Roman" w:cs="Times New Roman"/>
          <w:sz w:val="20"/>
          <w:szCs w:val="20"/>
        </w:rPr>
        <w:t xml:space="preserve">Number of candidate parents by </w:t>
      </w:r>
      <w:r w:rsidR="00A634FB" w:rsidRPr="00E66B1A">
        <w:rPr>
          <w:rFonts w:ascii="Times New Roman" w:eastAsia="Times New Roman" w:hAnsi="Times New Roman" w:cs="Times New Roman"/>
          <w:sz w:val="20"/>
          <w:szCs w:val="20"/>
        </w:rPr>
        <w:t>origi</w:t>
      </w:r>
      <w:r w:rsidRPr="00E66B1A">
        <w:rPr>
          <w:rFonts w:ascii="Times New Roman" w:eastAsia="Times New Roman" w:hAnsi="Times New Roman" w:cs="Times New Roman"/>
          <w:sz w:val="20"/>
          <w:szCs w:val="20"/>
        </w:rPr>
        <w:t xml:space="preserve">n and year collected from 2012 – 2015 released above Cougar Dam. HOR are any </w:t>
      </w:r>
      <w:r w:rsidR="00E66B1A" w:rsidRPr="00E66B1A">
        <w:rPr>
          <w:rFonts w:ascii="Times New Roman" w:eastAsia="Times New Roman" w:hAnsi="Times New Roman" w:cs="Times New Roman"/>
          <w:sz w:val="20"/>
          <w:szCs w:val="20"/>
        </w:rPr>
        <w:t>hatchery-produced</w:t>
      </w:r>
      <w:r w:rsidRPr="00E66B1A">
        <w:rPr>
          <w:rFonts w:ascii="Times New Roman" w:eastAsia="Times New Roman" w:hAnsi="Times New Roman" w:cs="Times New Roman"/>
          <w:sz w:val="20"/>
          <w:szCs w:val="20"/>
        </w:rPr>
        <w:t xml:space="preserve"> salmon collected at either the hatchery or Cougar Trap.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 xml:space="preserve">s are first generation, wild-born </w:t>
      </w:r>
      <w:r w:rsidR="00E66B1A" w:rsidRPr="00E66B1A">
        <w:rPr>
          <w:rFonts w:ascii="Times New Roman" w:eastAsia="Times New Roman" w:hAnsi="Times New Roman" w:cs="Times New Roman"/>
          <w:sz w:val="20"/>
          <w:szCs w:val="20"/>
        </w:rPr>
        <w:t>descendants</w:t>
      </w:r>
      <w:r w:rsidRPr="00E66B1A">
        <w:rPr>
          <w:rFonts w:ascii="Times New Roman" w:eastAsia="Times New Roman" w:hAnsi="Times New Roman" w:cs="Times New Roman"/>
          <w:sz w:val="20"/>
          <w:szCs w:val="20"/>
        </w:rPr>
        <w:t xml:space="preserve"> of two HOR parents </w:t>
      </w:r>
      <w:r w:rsidR="00E66B1A" w:rsidRPr="00E66B1A">
        <w:rPr>
          <w:rFonts w:ascii="Times New Roman" w:eastAsia="Times New Roman" w:hAnsi="Times New Roman" w:cs="Times New Roman"/>
          <w:sz w:val="20"/>
          <w:szCs w:val="20"/>
        </w:rPr>
        <w:t xml:space="preserve">that were </w:t>
      </w:r>
      <w:r w:rsidRPr="00E66B1A">
        <w:rPr>
          <w:rFonts w:ascii="Times New Roman" w:eastAsia="Times New Roman" w:hAnsi="Times New Roman" w:cs="Times New Roman"/>
          <w:sz w:val="20"/>
          <w:szCs w:val="20"/>
        </w:rPr>
        <w:t>released above the dam</w:t>
      </w:r>
      <w:r w:rsidR="00E66B1A" w:rsidRPr="00E66B1A">
        <w:rPr>
          <w:rFonts w:ascii="Times New Roman" w:eastAsia="Times New Roman" w:hAnsi="Times New Roman" w:cs="Times New Roman"/>
          <w:sz w:val="20"/>
          <w:szCs w:val="20"/>
        </w:rPr>
        <w:t xml:space="preserve"> in previous years</w:t>
      </w:r>
      <w:r w:rsidRPr="00E66B1A">
        <w:rPr>
          <w:rFonts w:ascii="Times New Roman" w:eastAsia="Times New Roman" w:hAnsi="Times New Roman" w:cs="Times New Roman"/>
          <w:sz w:val="20"/>
          <w:szCs w:val="20"/>
        </w:rPr>
        <w:t xml:space="preserve">. NOR are wild-born salmon that do not assign to a parent previously released above the dam and are presumed to be produced below the dam, on the mainstem, or elsewhere. </w:t>
      </w:r>
    </w:p>
    <w:p w14:paraId="594E2BDE" w14:textId="7B642D43"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20"/>
        <w:gridCol w:w="720"/>
        <w:gridCol w:w="720"/>
      </w:tblGrid>
      <w:tr w:rsidR="00680956" w:rsidRPr="00E66B1A" w14:paraId="2F9F1E95" w14:textId="77777777" w:rsidTr="00680956">
        <w:trPr>
          <w:jc w:val="center"/>
        </w:trPr>
        <w:tc>
          <w:tcPr>
            <w:tcW w:w="720" w:type="dxa"/>
            <w:tcBorders>
              <w:top w:val="single" w:sz="4" w:space="0" w:color="auto"/>
              <w:bottom w:val="single" w:sz="4" w:space="0" w:color="auto"/>
            </w:tcBorders>
            <w:vAlign w:val="center"/>
          </w:tcPr>
          <w:p w14:paraId="45AF696F" w14:textId="51E37400" w:rsidR="00680956" w:rsidRPr="00E66B1A" w:rsidRDefault="00680956"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Year</w:t>
            </w:r>
          </w:p>
        </w:tc>
        <w:tc>
          <w:tcPr>
            <w:tcW w:w="720" w:type="dxa"/>
            <w:tcBorders>
              <w:top w:val="single" w:sz="4" w:space="0" w:color="auto"/>
              <w:bottom w:val="single" w:sz="4" w:space="0" w:color="auto"/>
            </w:tcBorders>
            <w:vAlign w:val="center"/>
          </w:tcPr>
          <w:p w14:paraId="756CB1F2" w14:textId="1DE5F5AD" w:rsidR="00680956" w:rsidRPr="00E66B1A" w:rsidRDefault="00680956"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HOR</w:t>
            </w:r>
          </w:p>
        </w:tc>
        <w:tc>
          <w:tcPr>
            <w:tcW w:w="720" w:type="dxa"/>
            <w:tcBorders>
              <w:top w:val="single" w:sz="4" w:space="0" w:color="auto"/>
              <w:bottom w:val="single" w:sz="4" w:space="0" w:color="auto"/>
            </w:tcBorders>
            <w:vAlign w:val="center"/>
          </w:tcPr>
          <w:p w14:paraId="65F37CF5" w14:textId="1A0EA0E0" w:rsidR="00680956" w:rsidRPr="00E66B1A" w:rsidRDefault="00680956"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F</w:t>
            </w:r>
            <w:r w:rsidRPr="00E66B1A">
              <w:rPr>
                <w:rFonts w:ascii="Times New Roman" w:hAnsi="Times New Roman" w:cs="Times New Roman"/>
                <w:b/>
                <w:bCs/>
                <w:sz w:val="20"/>
                <w:szCs w:val="20"/>
                <w:vertAlign w:val="subscript"/>
              </w:rPr>
              <w:t>1</w:t>
            </w:r>
          </w:p>
        </w:tc>
        <w:tc>
          <w:tcPr>
            <w:tcW w:w="720" w:type="dxa"/>
            <w:tcBorders>
              <w:top w:val="single" w:sz="4" w:space="0" w:color="auto"/>
              <w:bottom w:val="single" w:sz="4" w:space="0" w:color="auto"/>
            </w:tcBorders>
            <w:vAlign w:val="center"/>
          </w:tcPr>
          <w:p w14:paraId="490DC082" w14:textId="3E3E7F9A" w:rsidR="00680956" w:rsidRPr="00E66B1A" w:rsidRDefault="00680956"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NOR</w:t>
            </w:r>
          </w:p>
        </w:tc>
      </w:tr>
      <w:tr w:rsidR="00680956" w:rsidRPr="00E66B1A" w14:paraId="546702BB" w14:textId="77777777" w:rsidTr="00680956">
        <w:trPr>
          <w:jc w:val="center"/>
        </w:trPr>
        <w:tc>
          <w:tcPr>
            <w:tcW w:w="720" w:type="dxa"/>
            <w:tcBorders>
              <w:top w:val="single" w:sz="4" w:space="0" w:color="auto"/>
            </w:tcBorders>
            <w:vAlign w:val="center"/>
          </w:tcPr>
          <w:p w14:paraId="06650E6D" w14:textId="7EB202B2"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2012</w:t>
            </w:r>
          </w:p>
        </w:tc>
        <w:tc>
          <w:tcPr>
            <w:tcW w:w="720" w:type="dxa"/>
            <w:tcBorders>
              <w:top w:val="single" w:sz="4" w:space="0" w:color="auto"/>
            </w:tcBorders>
            <w:vAlign w:val="center"/>
          </w:tcPr>
          <w:p w14:paraId="6DE72C55" w14:textId="0E1E5902"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446</w:t>
            </w:r>
          </w:p>
        </w:tc>
        <w:tc>
          <w:tcPr>
            <w:tcW w:w="720" w:type="dxa"/>
            <w:tcBorders>
              <w:top w:val="single" w:sz="4" w:space="0" w:color="auto"/>
            </w:tcBorders>
            <w:vAlign w:val="center"/>
          </w:tcPr>
          <w:p w14:paraId="589CB6AF" w14:textId="3D495C65"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275</w:t>
            </w:r>
          </w:p>
        </w:tc>
        <w:tc>
          <w:tcPr>
            <w:tcW w:w="720" w:type="dxa"/>
            <w:tcBorders>
              <w:top w:val="single" w:sz="4" w:space="0" w:color="auto"/>
            </w:tcBorders>
            <w:vAlign w:val="center"/>
          </w:tcPr>
          <w:p w14:paraId="0F193084" w14:textId="426A7126"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174</w:t>
            </w:r>
          </w:p>
        </w:tc>
      </w:tr>
      <w:tr w:rsidR="00680956" w:rsidRPr="00E66B1A" w14:paraId="7C87F9BE" w14:textId="77777777" w:rsidTr="00680956">
        <w:trPr>
          <w:jc w:val="center"/>
        </w:trPr>
        <w:tc>
          <w:tcPr>
            <w:tcW w:w="720" w:type="dxa"/>
            <w:vAlign w:val="center"/>
          </w:tcPr>
          <w:p w14:paraId="0EE0A46A" w14:textId="08838C36"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2013</w:t>
            </w:r>
          </w:p>
        </w:tc>
        <w:tc>
          <w:tcPr>
            <w:tcW w:w="720" w:type="dxa"/>
            <w:vAlign w:val="center"/>
          </w:tcPr>
          <w:p w14:paraId="5B10403C" w14:textId="39A69915"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454</w:t>
            </w:r>
          </w:p>
        </w:tc>
        <w:tc>
          <w:tcPr>
            <w:tcW w:w="720" w:type="dxa"/>
            <w:vAlign w:val="center"/>
          </w:tcPr>
          <w:p w14:paraId="197D33D0" w14:textId="474B8D93"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127</w:t>
            </w:r>
          </w:p>
        </w:tc>
        <w:tc>
          <w:tcPr>
            <w:tcW w:w="720" w:type="dxa"/>
            <w:vAlign w:val="center"/>
          </w:tcPr>
          <w:p w14:paraId="73396942" w14:textId="38831D2A"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26</w:t>
            </w:r>
          </w:p>
        </w:tc>
      </w:tr>
      <w:tr w:rsidR="00680956" w:rsidRPr="00E66B1A" w14:paraId="40F18D70" w14:textId="77777777" w:rsidTr="00680956">
        <w:trPr>
          <w:jc w:val="center"/>
        </w:trPr>
        <w:tc>
          <w:tcPr>
            <w:tcW w:w="720" w:type="dxa"/>
            <w:vAlign w:val="center"/>
          </w:tcPr>
          <w:p w14:paraId="0784D61A" w14:textId="1902A927"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2014</w:t>
            </w:r>
          </w:p>
        </w:tc>
        <w:tc>
          <w:tcPr>
            <w:tcW w:w="720" w:type="dxa"/>
            <w:vAlign w:val="center"/>
          </w:tcPr>
          <w:p w14:paraId="0E166277" w14:textId="16200F4B"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506</w:t>
            </w:r>
          </w:p>
        </w:tc>
        <w:tc>
          <w:tcPr>
            <w:tcW w:w="720" w:type="dxa"/>
            <w:vAlign w:val="center"/>
          </w:tcPr>
          <w:p w14:paraId="0BCC197E" w14:textId="66F766B8"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48</w:t>
            </w:r>
          </w:p>
        </w:tc>
        <w:tc>
          <w:tcPr>
            <w:tcW w:w="720" w:type="dxa"/>
            <w:vAlign w:val="center"/>
          </w:tcPr>
          <w:p w14:paraId="2FFABB56" w14:textId="3C2C7CB5"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25</w:t>
            </w:r>
          </w:p>
        </w:tc>
      </w:tr>
      <w:tr w:rsidR="00680956" w:rsidRPr="00E66B1A" w14:paraId="175CCBDD" w14:textId="77777777" w:rsidTr="00680956">
        <w:trPr>
          <w:jc w:val="center"/>
        </w:trPr>
        <w:tc>
          <w:tcPr>
            <w:tcW w:w="720" w:type="dxa"/>
            <w:tcBorders>
              <w:bottom w:val="single" w:sz="4" w:space="0" w:color="auto"/>
            </w:tcBorders>
            <w:vAlign w:val="center"/>
          </w:tcPr>
          <w:p w14:paraId="0DCBC833" w14:textId="11B8F9C2"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2015</w:t>
            </w:r>
          </w:p>
        </w:tc>
        <w:tc>
          <w:tcPr>
            <w:tcW w:w="720" w:type="dxa"/>
            <w:tcBorders>
              <w:bottom w:val="single" w:sz="4" w:space="0" w:color="auto"/>
            </w:tcBorders>
            <w:vAlign w:val="center"/>
          </w:tcPr>
          <w:p w14:paraId="5DCBFD14" w14:textId="00523E54"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619</w:t>
            </w:r>
          </w:p>
        </w:tc>
        <w:tc>
          <w:tcPr>
            <w:tcW w:w="720" w:type="dxa"/>
            <w:tcBorders>
              <w:bottom w:val="single" w:sz="4" w:space="0" w:color="auto"/>
            </w:tcBorders>
            <w:vAlign w:val="center"/>
          </w:tcPr>
          <w:p w14:paraId="75B8DD13" w14:textId="6E2DCE7E"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15</w:t>
            </w:r>
          </w:p>
        </w:tc>
        <w:tc>
          <w:tcPr>
            <w:tcW w:w="720" w:type="dxa"/>
            <w:tcBorders>
              <w:bottom w:val="single" w:sz="4" w:space="0" w:color="auto"/>
            </w:tcBorders>
            <w:vAlign w:val="center"/>
          </w:tcPr>
          <w:p w14:paraId="500628EC" w14:textId="6E579788"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12</w:t>
            </w:r>
          </w:p>
        </w:tc>
      </w:tr>
    </w:tbl>
    <w:p w14:paraId="76392672" w14:textId="0984D5C2" w:rsidR="00985AFC" w:rsidRPr="00E66B1A" w:rsidRDefault="00985AFC" w:rsidP="00E66B1A">
      <w:pPr>
        <w:spacing w:after="120" w:line="240" w:lineRule="auto"/>
        <w:rPr>
          <w:rFonts w:ascii="Times New Roman" w:eastAsia="Times New Roman" w:hAnsi="Times New Roman" w:cs="Times New Roman"/>
          <w:sz w:val="20"/>
          <w:szCs w:val="20"/>
        </w:rPr>
      </w:pPr>
    </w:p>
    <w:p w14:paraId="4D296531" w14:textId="120C15FA" w:rsidR="00985AFC" w:rsidRPr="00E66B1A" w:rsidRDefault="005E1AF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Wild-born salmon released above the dam beginning in 2010. Modifications to trap-and-haul operations reduced the number of wild-born salmon released above the dam in 2013 and subsequent years (Sard et al. 2015; O’Malley et al. 2023). </w:t>
      </w:r>
    </w:p>
    <w:p w14:paraId="6F964D79" w14:textId="77777777" w:rsidR="00985AFC" w:rsidRPr="00E66B1A" w:rsidRDefault="00985AFC" w:rsidP="00E66B1A">
      <w:pPr>
        <w:spacing w:after="120" w:line="240" w:lineRule="auto"/>
        <w:rPr>
          <w:rFonts w:ascii="Times New Roman" w:eastAsia="Times New Roman" w:hAnsi="Times New Roman" w:cs="Times New Roman"/>
          <w:sz w:val="20"/>
          <w:szCs w:val="20"/>
        </w:rPr>
      </w:pPr>
    </w:p>
    <w:p w14:paraId="289D0363"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2A97AC81"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17C1ABE7"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hAnsi="Times New Roman" w:cs="Times New Roman"/>
        </w:rPr>
        <w:br w:type="page"/>
      </w:r>
    </w:p>
    <w:p w14:paraId="7BEC8AFD" w14:textId="5A2F0EB4"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lastRenderedPageBreak/>
        <w:t xml:space="preserve">Table 2 </w:t>
      </w:r>
      <w:r w:rsidRPr="00E66B1A">
        <w:rPr>
          <w:rFonts w:ascii="Times New Roman" w:eastAsia="Times New Roman" w:hAnsi="Times New Roman" w:cs="Times New Roman"/>
          <w:sz w:val="20"/>
          <w:szCs w:val="20"/>
        </w:rPr>
        <w:t>GLMM</w:t>
      </w:r>
      <w:r w:rsidRPr="00E66B1A">
        <w:rPr>
          <w:rFonts w:ascii="Times New Roman" w:eastAsia="Times New Roman" w:hAnsi="Times New Roman" w:cs="Times New Roman"/>
          <w:sz w:val="20"/>
          <w:szCs w:val="20"/>
          <w:vertAlign w:val="subscript"/>
        </w:rPr>
        <w:t xml:space="preserve">TLF </w:t>
      </w:r>
      <w:r w:rsidRPr="00E66B1A">
        <w:rPr>
          <w:rFonts w:ascii="Times New Roman" w:eastAsia="Times New Roman" w:hAnsi="Times New Roman" w:cs="Times New Roman"/>
          <w:sz w:val="20"/>
          <w:szCs w:val="20"/>
        </w:rPr>
        <w:t>model fit. Generalized linear mixed model examining the influence of</w:t>
      </w:r>
      <w:r w:rsidRPr="00E66B1A">
        <w:rPr>
          <w:rFonts w:ascii="Times New Roman" w:eastAsia="Times New Roman" w:hAnsi="Times New Roman" w:cs="Times New Roman"/>
          <w:i/>
          <w:sz w:val="20"/>
          <w:szCs w:val="20"/>
        </w:rPr>
        <w:t xml:space="preserve"> </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n, sex, body length, release day, year,</w:t>
      </w:r>
      <w:r w:rsidRPr="00E66B1A">
        <w:rPr>
          <w:rFonts w:ascii="Times New Roman" w:eastAsia="Times New Roman" w:hAnsi="Times New Roman" w:cs="Times New Roman"/>
          <w:sz w:val="20"/>
          <w:szCs w:val="20"/>
        </w:rPr>
        <w:t xml:space="preserve"> </w:t>
      </w:r>
      <w:r w:rsidRPr="00E66B1A">
        <w:rPr>
          <w:rFonts w:ascii="Times New Roman" w:eastAsia="Times New Roman" w:hAnsi="Times New Roman" w:cs="Times New Roman"/>
          <w:i/>
          <w:sz w:val="20"/>
          <w:szCs w:val="20"/>
        </w:rPr>
        <w:t>sex*</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 xml:space="preserve">n </w:t>
      </w:r>
      <w:r w:rsidRPr="00E66B1A">
        <w:rPr>
          <w:rFonts w:ascii="Times New Roman" w:eastAsia="Times New Roman" w:hAnsi="Times New Roman" w:cs="Times New Roman"/>
          <w:sz w:val="20"/>
          <w:szCs w:val="20"/>
        </w:rPr>
        <w:t xml:space="preserve">and </w:t>
      </w:r>
      <w:r w:rsidRPr="00E66B1A">
        <w:rPr>
          <w:rFonts w:ascii="Times New Roman" w:eastAsia="Times New Roman" w:hAnsi="Times New Roman" w:cs="Times New Roman"/>
          <w:i/>
          <w:sz w:val="20"/>
          <w:szCs w:val="20"/>
        </w:rPr>
        <w:t>release day*</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 xml:space="preserve">n </w:t>
      </w:r>
      <w:r w:rsidRPr="00E66B1A">
        <w:rPr>
          <w:rFonts w:ascii="Times New Roman" w:eastAsia="Times New Roman" w:hAnsi="Times New Roman" w:cs="Times New Roman"/>
          <w:sz w:val="20"/>
          <w:szCs w:val="20"/>
        </w:rPr>
        <w:t xml:space="preserve">on total lifetime fitness. </w:t>
      </w:r>
      <w:r w:rsidRPr="00E66B1A">
        <w:rPr>
          <w:rFonts w:ascii="Times New Roman" w:eastAsia="Times New Roman" w:hAnsi="Times New Roman" w:cs="Times New Roman"/>
          <w:i/>
          <w:sz w:val="20"/>
          <w:szCs w:val="20"/>
        </w:rPr>
        <w:t>Release group</w:t>
      </w:r>
      <w:r w:rsidRPr="00E66B1A">
        <w:rPr>
          <w:rFonts w:ascii="Times New Roman" w:eastAsia="Times New Roman" w:hAnsi="Times New Roman" w:cs="Times New Roman"/>
          <w:sz w:val="20"/>
          <w:szCs w:val="20"/>
        </w:rPr>
        <w:t xml:space="preserve"> included as random effect. Estimated effect (β) and standard error (s.e.) of each fixed predictor on the link scale (log) for predictors that were retained in the final model are presented. The null hypothesis that each predictor did not significantly improve the model fit was tested with a likelihood ratio test (LRT p-value). The null hypothesis that each predictor has an effect significantly different from zero for continuous predictors and different from the focal level for categorical variables was evaluated with the Wald test (Wald p-value). Focal level for </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n</w:t>
      </w:r>
      <w:r w:rsidRPr="00E66B1A">
        <w:rPr>
          <w:rFonts w:ascii="Times New Roman" w:eastAsia="Times New Roman" w:hAnsi="Times New Roman" w:cs="Times New Roman"/>
          <w:sz w:val="20"/>
          <w:szCs w:val="20"/>
        </w:rPr>
        <w:t xml:space="preserve"> was HOR, and </w:t>
      </w:r>
      <w:r w:rsidRPr="00E66B1A">
        <w:rPr>
          <w:rFonts w:ascii="Times New Roman" w:eastAsia="Times New Roman" w:hAnsi="Times New Roman" w:cs="Times New Roman"/>
          <w:i/>
          <w:sz w:val="20"/>
          <w:szCs w:val="20"/>
        </w:rPr>
        <w:t>year</w:t>
      </w:r>
      <w:r w:rsidRPr="00E66B1A">
        <w:rPr>
          <w:rFonts w:ascii="Times New Roman" w:eastAsia="Times New Roman" w:hAnsi="Times New Roman" w:cs="Times New Roman"/>
          <w:sz w:val="20"/>
          <w:szCs w:val="20"/>
        </w:rPr>
        <w:t xml:space="preserve"> was 2012. Estimated variance (</w:t>
      </w:r>
      <w:r w:rsidRPr="00E66B1A">
        <w:rPr>
          <w:rFonts w:ascii="Times New Roman" w:eastAsia="Times New Roman" w:hAnsi="Times New Roman" w:cs="Times New Roman"/>
          <w:sz w:val="20"/>
          <w:szCs w:val="20"/>
          <w:highlight w:val="white"/>
        </w:rPr>
        <w:t>σ</w:t>
      </w:r>
      <w:r w:rsidRPr="00E66B1A">
        <w:rPr>
          <w:rFonts w:ascii="Times New Roman" w:eastAsia="Times New Roman" w:hAnsi="Times New Roman" w:cs="Times New Roman"/>
          <w:sz w:val="20"/>
          <w:szCs w:val="20"/>
          <w:highlight w:val="white"/>
          <w:vertAlign w:val="superscript"/>
        </w:rPr>
        <w:t>2</w:t>
      </w:r>
      <w:r w:rsidRPr="00E66B1A">
        <w:rPr>
          <w:rFonts w:ascii="Times New Roman" w:eastAsia="Times New Roman" w:hAnsi="Times New Roman" w:cs="Times New Roman"/>
          <w:sz w:val="20"/>
          <w:szCs w:val="20"/>
          <w:highlight w:val="white"/>
        </w:rPr>
        <w:t>)</w:t>
      </w:r>
      <w:r w:rsidRPr="00E66B1A">
        <w:rPr>
          <w:rFonts w:ascii="Times New Roman" w:eastAsia="Times New Roman" w:hAnsi="Times New Roman" w:cs="Times New Roman"/>
          <w:sz w:val="20"/>
          <w:szCs w:val="20"/>
        </w:rPr>
        <w:t xml:space="preserve"> and standard deviation (s.d.) are presented for random effects. Significant p-values are in bold.</w:t>
      </w:r>
    </w:p>
    <w:p w14:paraId="3C9D1674" w14:textId="1C505230"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882"/>
        <w:gridCol w:w="1296"/>
        <w:gridCol w:w="1296"/>
        <w:gridCol w:w="1296"/>
      </w:tblGrid>
      <w:tr w:rsidR="001A72DF" w:rsidRPr="00E66B1A" w14:paraId="475E1147" w14:textId="77777777" w:rsidTr="001A72DF">
        <w:trPr>
          <w:jc w:val="center"/>
        </w:trPr>
        <w:tc>
          <w:tcPr>
            <w:tcW w:w="1710" w:type="dxa"/>
            <w:tcBorders>
              <w:top w:val="single" w:sz="4" w:space="0" w:color="auto"/>
              <w:bottom w:val="single" w:sz="4" w:space="0" w:color="auto"/>
            </w:tcBorders>
            <w:shd w:val="clear" w:color="auto" w:fill="D9D9D9" w:themeFill="background1" w:themeFillShade="D9"/>
            <w:vAlign w:val="center"/>
          </w:tcPr>
          <w:p w14:paraId="15FD3EBF" w14:textId="162A6E97"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Fixed Effects</w:t>
            </w:r>
          </w:p>
        </w:tc>
        <w:tc>
          <w:tcPr>
            <w:tcW w:w="882" w:type="dxa"/>
            <w:tcBorders>
              <w:top w:val="single" w:sz="4" w:space="0" w:color="auto"/>
              <w:bottom w:val="single" w:sz="4" w:space="0" w:color="auto"/>
            </w:tcBorders>
            <w:shd w:val="clear" w:color="auto" w:fill="D9D9D9" w:themeFill="background1" w:themeFillShade="D9"/>
            <w:vAlign w:val="center"/>
          </w:tcPr>
          <w:p w14:paraId="2F5CD87D" w14:textId="74E15365"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β</w:t>
            </w:r>
          </w:p>
        </w:tc>
        <w:tc>
          <w:tcPr>
            <w:tcW w:w="1296" w:type="dxa"/>
            <w:tcBorders>
              <w:top w:val="single" w:sz="4" w:space="0" w:color="auto"/>
              <w:bottom w:val="single" w:sz="4" w:space="0" w:color="auto"/>
            </w:tcBorders>
            <w:shd w:val="clear" w:color="auto" w:fill="D9D9D9" w:themeFill="background1" w:themeFillShade="D9"/>
            <w:vAlign w:val="center"/>
          </w:tcPr>
          <w:p w14:paraId="17EA089B" w14:textId="034940E8"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s.e.</w:t>
            </w:r>
          </w:p>
        </w:tc>
        <w:tc>
          <w:tcPr>
            <w:tcW w:w="1296" w:type="dxa"/>
            <w:tcBorders>
              <w:top w:val="single" w:sz="4" w:space="0" w:color="auto"/>
              <w:bottom w:val="single" w:sz="4" w:space="0" w:color="auto"/>
            </w:tcBorders>
            <w:shd w:val="clear" w:color="auto" w:fill="D9D9D9" w:themeFill="background1" w:themeFillShade="D9"/>
            <w:vAlign w:val="center"/>
          </w:tcPr>
          <w:p w14:paraId="0858E9F2" w14:textId="22F91B9D"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LRT p-value</w:t>
            </w:r>
          </w:p>
        </w:tc>
        <w:tc>
          <w:tcPr>
            <w:tcW w:w="1296" w:type="dxa"/>
            <w:tcBorders>
              <w:top w:val="single" w:sz="4" w:space="0" w:color="auto"/>
              <w:bottom w:val="single" w:sz="4" w:space="0" w:color="auto"/>
            </w:tcBorders>
            <w:shd w:val="clear" w:color="auto" w:fill="D9D9D9" w:themeFill="background1" w:themeFillShade="D9"/>
            <w:vAlign w:val="center"/>
          </w:tcPr>
          <w:p w14:paraId="56138EE7" w14:textId="661BADCE"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eastAsia="Times New Roman" w:hAnsi="Times New Roman" w:cs="Times New Roman"/>
                <w:b/>
                <w:bCs/>
                <w:sz w:val="20"/>
                <w:szCs w:val="20"/>
              </w:rPr>
              <w:t>Wald p-value</w:t>
            </w:r>
          </w:p>
        </w:tc>
      </w:tr>
      <w:tr w:rsidR="001A72DF" w:rsidRPr="00E66B1A" w14:paraId="65C94773" w14:textId="77777777" w:rsidTr="001A72DF">
        <w:trPr>
          <w:jc w:val="center"/>
        </w:trPr>
        <w:tc>
          <w:tcPr>
            <w:tcW w:w="1710" w:type="dxa"/>
            <w:tcBorders>
              <w:top w:val="single" w:sz="4" w:space="0" w:color="auto"/>
            </w:tcBorders>
            <w:vAlign w:val="center"/>
          </w:tcPr>
          <w:p w14:paraId="7EC9B711" w14:textId="33894073"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Intercept</w:t>
            </w:r>
          </w:p>
        </w:tc>
        <w:tc>
          <w:tcPr>
            <w:tcW w:w="882" w:type="dxa"/>
            <w:tcBorders>
              <w:top w:val="single" w:sz="4" w:space="0" w:color="auto"/>
            </w:tcBorders>
            <w:vAlign w:val="center"/>
          </w:tcPr>
          <w:p w14:paraId="1B81050F" w14:textId="337A41B0"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-6.942</w:t>
            </w:r>
          </w:p>
        </w:tc>
        <w:tc>
          <w:tcPr>
            <w:tcW w:w="1296" w:type="dxa"/>
            <w:tcBorders>
              <w:top w:val="single" w:sz="4" w:space="0" w:color="auto"/>
            </w:tcBorders>
            <w:vAlign w:val="center"/>
          </w:tcPr>
          <w:p w14:paraId="3FABC9EB" w14:textId="7436C278"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0.590</w:t>
            </w:r>
          </w:p>
        </w:tc>
        <w:tc>
          <w:tcPr>
            <w:tcW w:w="1296" w:type="dxa"/>
            <w:tcBorders>
              <w:top w:val="single" w:sz="4" w:space="0" w:color="auto"/>
            </w:tcBorders>
            <w:vAlign w:val="center"/>
          </w:tcPr>
          <w:p w14:paraId="3C6E226D" w14:textId="34BFDB8D"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tcBorders>
              <w:top w:val="single" w:sz="4" w:space="0" w:color="auto"/>
            </w:tcBorders>
            <w:vAlign w:val="center"/>
          </w:tcPr>
          <w:p w14:paraId="682B7235" w14:textId="3F566ECA" w:rsidR="001A72DF" w:rsidRPr="00E66B1A" w:rsidRDefault="001A72DF" w:rsidP="00E66B1A">
            <w:pPr>
              <w:spacing w:after="120"/>
              <w:jc w:val="center"/>
              <w:rPr>
                <w:rFonts w:ascii="Times New Roman" w:eastAsia="Times New Roman" w:hAnsi="Times New Roman" w:cs="Times New Roman"/>
                <w:sz w:val="20"/>
                <w:szCs w:val="20"/>
              </w:rPr>
            </w:pPr>
          </w:p>
        </w:tc>
      </w:tr>
      <w:tr w:rsidR="001A72DF" w:rsidRPr="00E66B1A" w14:paraId="0CCFA7E1" w14:textId="77777777" w:rsidTr="001A72DF">
        <w:trPr>
          <w:jc w:val="center"/>
        </w:trPr>
        <w:tc>
          <w:tcPr>
            <w:tcW w:w="1710" w:type="dxa"/>
            <w:vAlign w:val="center"/>
          </w:tcPr>
          <w:p w14:paraId="75C6EBB4" w14:textId="71E5088E" w:rsidR="001A72DF" w:rsidRPr="00E66B1A" w:rsidRDefault="001A72DF" w:rsidP="00E66B1A">
            <w:pPr>
              <w:spacing w:after="120"/>
              <w:jc w:val="center"/>
              <w:rPr>
                <w:rFonts w:ascii="Times New Roman" w:eastAsia="Times New Roman" w:hAnsi="Times New Roman" w:cs="Times New Roman"/>
                <w:sz w:val="20"/>
                <w:szCs w:val="20"/>
              </w:rPr>
            </w:pPr>
          </w:p>
        </w:tc>
        <w:tc>
          <w:tcPr>
            <w:tcW w:w="882" w:type="dxa"/>
            <w:vAlign w:val="center"/>
          </w:tcPr>
          <w:p w14:paraId="6B4D4BEE" w14:textId="7A86333B"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0F66C6E6" w14:textId="0968642F"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74E92C82" w14:textId="04D81B65"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305D77F4" w14:textId="719FADA2" w:rsidR="001A72DF" w:rsidRPr="00E66B1A" w:rsidRDefault="001A72DF" w:rsidP="00E66B1A">
            <w:pPr>
              <w:spacing w:after="120"/>
              <w:jc w:val="center"/>
              <w:rPr>
                <w:rFonts w:ascii="Times New Roman" w:eastAsia="Times New Roman" w:hAnsi="Times New Roman" w:cs="Times New Roman"/>
                <w:sz w:val="20"/>
                <w:szCs w:val="20"/>
              </w:rPr>
            </w:pPr>
          </w:p>
        </w:tc>
      </w:tr>
      <w:tr w:rsidR="001A72DF" w:rsidRPr="00E66B1A" w14:paraId="020D2634" w14:textId="77777777" w:rsidTr="001A72DF">
        <w:trPr>
          <w:jc w:val="center"/>
        </w:trPr>
        <w:tc>
          <w:tcPr>
            <w:tcW w:w="1710" w:type="dxa"/>
            <w:vAlign w:val="center"/>
          </w:tcPr>
          <w:p w14:paraId="15682D38" w14:textId="7B092986" w:rsidR="001A72DF" w:rsidRPr="00E66B1A" w:rsidRDefault="00A634FB"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Origin</w:t>
            </w:r>
            <w:r w:rsidR="001A72DF" w:rsidRPr="00E66B1A">
              <w:rPr>
                <w:rFonts w:ascii="Times New Roman" w:hAnsi="Times New Roman" w:cs="Times New Roman"/>
                <w:sz w:val="20"/>
                <w:szCs w:val="20"/>
              </w:rPr>
              <w:t xml:space="preserve"> [F</w:t>
            </w:r>
            <w:r w:rsidR="001A72DF" w:rsidRPr="00E66B1A">
              <w:rPr>
                <w:rFonts w:ascii="Times New Roman" w:hAnsi="Times New Roman" w:cs="Times New Roman"/>
                <w:sz w:val="20"/>
                <w:szCs w:val="20"/>
                <w:vertAlign w:val="subscript"/>
              </w:rPr>
              <w:t>1</w:t>
            </w:r>
            <w:r w:rsidR="001A72DF" w:rsidRPr="00E66B1A">
              <w:rPr>
                <w:rFonts w:ascii="Times New Roman" w:hAnsi="Times New Roman" w:cs="Times New Roman"/>
                <w:sz w:val="20"/>
                <w:szCs w:val="20"/>
              </w:rPr>
              <w:t>]</w:t>
            </w:r>
          </w:p>
        </w:tc>
        <w:tc>
          <w:tcPr>
            <w:tcW w:w="882" w:type="dxa"/>
            <w:vAlign w:val="center"/>
          </w:tcPr>
          <w:p w14:paraId="589B85F3" w14:textId="7F89723F"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0.527</w:t>
            </w:r>
          </w:p>
        </w:tc>
        <w:tc>
          <w:tcPr>
            <w:tcW w:w="1296" w:type="dxa"/>
            <w:vAlign w:val="center"/>
          </w:tcPr>
          <w:p w14:paraId="616E957D" w14:textId="6FB8E29E"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0.133</w:t>
            </w:r>
          </w:p>
        </w:tc>
        <w:tc>
          <w:tcPr>
            <w:tcW w:w="1296" w:type="dxa"/>
            <w:vAlign w:val="center"/>
          </w:tcPr>
          <w:p w14:paraId="6A69D0EC" w14:textId="3E814CC2"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4.3e-05</w:t>
            </w:r>
          </w:p>
        </w:tc>
        <w:tc>
          <w:tcPr>
            <w:tcW w:w="1296" w:type="dxa"/>
            <w:vAlign w:val="center"/>
          </w:tcPr>
          <w:p w14:paraId="7880D8E1" w14:textId="6F1BFBAC"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7.8e-05</w:t>
            </w:r>
          </w:p>
        </w:tc>
      </w:tr>
      <w:tr w:rsidR="001A72DF" w:rsidRPr="00E66B1A" w14:paraId="46A663DB" w14:textId="77777777" w:rsidTr="001A72DF">
        <w:trPr>
          <w:jc w:val="center"/>
        </w:trPr>
        <w:tc>
          <w:tcPr>
            <w:tcW w:w="1710" w:type="dxa"/>
            <w:vAlign w:val="center"/>
          </w:tcPr>
          <w:p w14:paraId="4D7F531C" w14:textId="75F7D953" w:rsidR="001A72DF" w:rsidRPr="00E66B1A" w:rsidRDefault="00A634FB"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Origin</w:t>
            </w:r>
            <w:r w:rsidR="001A72DF" w:rsidRPr="00E66B1A">
              <w:rPr>
                <w:rFonts w:ascii="Times New Roman" w:hAnsi="Times New Roman" w:cs="Times New Roman"/>
                <w:sz w:val="20"/>
                <w:szCs w:val="20"/>
              </w:rPr>
              <w:t xml:space="preserve"> [NOR]</w:t>
            </w:r>
          </w:p>
        </w:tc>
        <w:tc>
          <w:tcPr>
            <w:tcW w:w="882" w:type="dxa"/>
            <w:vAlign w:val="center"/>
          </w:tcPr>
          <w:p w14:paraId="28A4382F" w14:textId="13E63721"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0.635</w:t>
            </w:r>
          </w:p>
        </w:tc>
        <w:tc>
          <w:tcPr>
            <w:tcW w:w="1296" w:type="dxa"/>
            <w:vAlign w:val="center"/>
          </w:tcPr>
          <w:p w14:paraId="3F0C39D7" w14:textId="2FAC5808"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0.163</w:t>
            </w:r>
          </w:p>
        </w:tc>
        <w:tc>
          <w:tcPr>
            <w:tcW w:w="1296" w:type="dxa"/>
            <w:vAlign w:val="center"/>
          </w:tcPr>
          <w:p w14:paraId="5313D3FB" w14:textId="15D505AF"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3AB82D15" w14:textId="65A408D9"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9.9e-05</w:t>
            </w:r>
          </w:p>
        </w:tc>
      </w:tr>
      <w:tr w:rsidR="001A72DF" w:rsidRPr="00E66B1A" w14:paraId="562FFD89" w14:textId="77777777" w:rsidTr="001A72DF">
        <w:trPr>
          <w:jc w:val="center"/>
        </w:trPr>
        <w:tc>
          <w:tcPr>
            <w:tcW w:w="1710" w:type="dxa"/>
            <w:vAlign w:val="center"/>
          </w:tcPr>
          <w:p w14:paraId="7851B19B" w14:textId="2847B85B" w:rsidR="001A72DF" w:rsidRPr="00E66B1A" w:rsidRDefault="001A72DF" w:rsidP="00E66B1A">
            <w:pPr>
              <w:spacing w:after="120"/>
              <w:jc w:val="center"/>
              <w:rPr>
                <w:rFonts w:ascii="Times New Roman" w:eastAsia="Times New Roman" w:hAnsi="Times New Roman" w:cs="Times New Roman"/>
                <w:sz w:val="20"/>
                <w:szCs w:val="20"/>
              </w:rPr>
            </w:pPr>
          </w:p>
        </w:tc>
        <w:tc>
          <w:tcPr>
            <w:tcW w:w="882" w:type="dxa"/>
            <w:vAlign w:val="center"/>
          </w:tcPr>
          <w:p w14:paraId="71177A79" w14:textId="62785439"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2CC254D7" w14:textId="3D43EE64"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363D90B3" w14:textId="721D4A71"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72E4FFA3" w14:textId="68BDC244" w:rsidR="001A72DF" w:rsidRPr="00E66B1A" w:rsidRDefault="001A72DF" w:rsidP="00E66B1A">
            <w:pPr>
              <w:spacing w:after="120"/>
              <w:jc w:val="center"/>
              <w:rPr>
                <w:rFonts w:ascii="Times New Roman" w:eastAsia="Times New Roman" w:hAnsi="Times New Roman" w:cs="Times New Roman"/>
                <w:sz w:val="20"/>
                <w:szCs w:val="20"/>
              </w:rPr>
            </w:pPr>
          </w:p>
        </w:tc>
      </w:tr>
      <w:tr w:rsidR="001A72DF" w:rsidRPr="00E66B1A" w14:paraId="0F6BAEAE" w14:textId="77777777" w:rsidTr="001A72DF">
        <w:trPr>
          <w:jc w:val="center"/>
        </w:trPr>
        <w:tc>
          <w:tcPr>
            <w:tcW w:w="1710" w:type="dxa"/>
            <w:vAlign w:val="center"/>
          </w:tcPr>
          <w:p w14:paraId="0A1E4B36" w14:textId="279AF845"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Body Length</w:t>
            </w:r>
          </w:p>
        </w:tc>
        <w:tc>
          <w:tcPr>
            <w:tcW w:w="882" w:type="dxa"/>
            <w:vAlign w:val="center"/>
          </w:tcPr>
          <w:p w14:paraId="4738134F" w14:textId="686A9889"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0.067</w:t>
            </w:r>
          </w:p>
        </w:tc>
        <w:tc>
          <w:tcPr>
            <w:tcW w:w="1296" w:type="dxa"/>
            <w:vAlign w:val="center"/>
          </w:tcPr>
          <w:p w14:paraId="4D499C7C" w14:textId="0453DC27"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0.007</w:t>
            </w:r>
          </w:p>
        </w:tc>
        <w:tc>
          <w:tcPr>
            <w:tcW w:w="1296" w:type="dxa"/>
            <w:vAlign w:val="center"/>
          </w:tcPr>
          <w:p w14:paraId="1C051246" w14:textId="2568BF5F"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5.1e-21</w:t>
            </w:r>
          </w:p>
        </w:tc>
        <w:tc>
          <w:tcPr>
            <w:tcW w:w="1296" w:type="dxa"/>
            <w:vAlign w:val="center"/>
          </w:tcPr>
          <w:p w14:paraId="099AB703" w14:textId="2E4E052E"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2.0e-16</w:t>
            </w:r>
          </w:p>
        </w:tc>
      </w:tr>
      <w:tr w:rsidR="001A72DF" w:rsidRPr="00E66B1A" w14:paraId="4025BA2D" w14:textId="77777777" w:rsidTr="001A72DF">
        <w:trPr>
          <w:jc w:val="center"/>
        </w:trPr>
        <w:tc>
          <w:tcPr>
            <w:tcW w:w="1710" w:type="dxa"/>
            <w:vAlign w:val="center"/>
          </w:tcPr>
          <w:p w14:paraId="311912B8" w14:textId="52D29639" w:rsidR="001A72DF" w:rsidRPr="00E66B1A" w:rsidRDefault="001A72DF" w:rsidP="00E66B1A">
            <w:pPr>
              <w:spacing w:after="120"/>
              <w:jc w:val="center"/>
              <w:rPr>
                <w:rFonts w:ascii="Times New Roman" w:eastAsia="Times New Roman" w:hAnsi="Times New Roman" w:cs="Times New Roman"/>
                <w:sz w:val="20"/>
                <w:szCs w:val="20"/>
              </w:rPr>
            </w:pPr>
          </w:p>
        </w:tc>
        <w:tc>
          <w:tcPr>
            <w:tcW w:w="882" w:type="dxa"/>
            <w:vAlign w:val="center"/>
          </w:tcPr>
          <w:p w14:paraId="29EFD797" w14:textId="73D9FBA5"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712E7EEA" w14:textId="0C97DB36"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1FC7C6A7" w14:textId="38C15A3E"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4E1CC105" w14:textId="6CAFDC21" w:rsidR="001A72DF" w:rsidRPr="00E66B1A" w:rsidRDefault="001A72DF" w:rsidP="00E66B1A">
            <w:pPr>
              <w:spacing w:after="120"/>
              <w:jc w:val="center"/>
              <w:rPr>
                <w:rFonts w:ascii="Times New Roman" w:eastAsia="Times New Roman" w:hAnsi="Times New Roman" w:cs="Times New Roman"/>
                <w:sz w:val="20"/>
                <w:szCs w:val="20"/>
              </w:rPr>
            </w:pPr>
          </w:p>
        </w:tc>
      </w:tr>
      <w:tr w:rsidR="001A72DF" w:rsidRPr="00E66B1A" w14:paraId="3072A259" w14:textId="77777777" w:rsidTr="001A72DF">
        <w:trPr>
          <w:jc w:val="center"/>
        </w:trPr>
        <w:tc>
          <w:tcPr>
            <w:tcW w:w="1710" w:type="dxa"/>
            <w:vAlign w:val="center"/>
          </w:tcPr>
          <w:p w14:paraId="026436A1" w14:textId="42FD2898"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Year [2013]</w:t>
            </w:r>
          </w:p>
        </w:tc>
        <w:tc>
          <w:tcPr>
            <w:tcW w:w="882" w:type="dxa"/>
            <w:vAlign w:val="center"/>
          </w:tcPr>
          <w:p w14:paraId="59906FA4" w14:textId="16614B13"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0.708</w:t>
            </w:r>
          </w:p>
        </w:tc>
        <w:tc>
          <w:tcPr>
            <w:tcW w:w="1296" w:type="dxa"/>
            <w:vAlign w:val="center"/>
          </w:tcPr>
          <w:p w14:paraId="1517C66B" w14:textId="1C8B000C"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0.141</w:t>
            </w:r>
          </w:p>
        </w:tc>
        <w:tc>
          <w:tcPr>
            <w:tcW w:w="1296" w:type="dxa"/>
            <w:vAlign w:val="center"/>
          </w:tcPr>
          <w:p w14:paraId="4C23A733" w14:textId="2153A50D"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3.6e-6</w:t>
            </w:r>
          </w:p>
        </w:tc>
        <w:tc>
          <w:tcPr>
            <w:tcW w:w="1296" w:type="dxa"/>
            <w:vAlign w:val="center"/>
          </w:tcPr>
          <w:p w14:paraId="0ED22F70" w14:textId="241ABF18"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5.4e-07</w:t>
            </w:r>
          </w:p>
        </w:tc>
      </w:tr>
      <w:tr w:rsidR="001A72DF" w:rsidRPr="00E66B1A" w14:paraId="68E74AE3" w14:textId="77777777" w:rsidTr="001A72DF">
        <w:trPr>
          <w:jc w:val="center"/>
        </w:trPr>
        <w:tc>
          <w:tcPr>
            <w:tcW w:w="1710" w:type="dxa"/>
            <w:vAlign w:val="center"/>
          </w:tcPr>
          <w:p w14:paraId="38CAEED3" w14:textId="79BFE3FB"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Year [2014]</w:t>
            </w:r>
          </w:p>
        </w:tc>
        <w:tc>
          <w:tcPr>
            <w:tcW w:w="882" w:type="dxa"/>
            <w:vAlign w:val="center"/>
          </w:tcPr>
          <w:p w14:paraId="5C38DADC" w14:textId="1DCAFA33"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-0.028</w:t>
            </w:r>
          </w:p>
        </w:tc>
        <w:tc>
          <w:tcPr>
            <w:tcW w:w="1296" w:type="dxa"/>
            <w:vAlign w:val="center"/>
          </w:tcPr>
          <w:p w14:paraId="0C310B55" w14:textId="3C994CB7"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0.161</w:t>
            </w:r>
          </w:p>
        </w:tc>
        <w:tc>
          <w:tcPr>
            <w:tcW w:w="1296" w:type="dxa"/>
            <w:vAlign w:val="center"/>
          </w:tcPr>
          <w:p w14:paraId="508C7473" w14:textId="319CD580"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375C3EF0" w14:textId="48977F4B"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0.86</w:t>
            </w:r>
          </w:p>
        </w:tc>
      </w:tr>
      <w:tr w:rsidR="001A72DF" w:rsidRPr="00E66B1A" w14:paraId="48A19EE8" w14:textId="77777777" w:rsidTr="001A72DF">
        <w:trPr>
          <w:jc w:val="center"/>
        </w:trPr>
        <w:tc>
          <w:tcPr>
            <w:tcW w:w="1710" w:type="dxa"/>
            <w:vAlign w:val="center"/>
          </w:tcPr>
          <w:p w14:paraId="0C30CE2B" w14:textId="20298192"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Year [2015]</w:t>
            </w:r>
          </w:p>
        </w:tc>
        <w:tc>
          <w:tcPr>
            <w:tcW w:w="882" w:type="dxa"/>
            <w:vAlign w:val="center"/>
          </w:tcPr>
          <w:p w14:paraId="47620A15" w14:textId="3E199401"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-0.033</w:t>
            </w:r>
          </w:p>
        </w:tc>
        <w:tc>
          <w:tcPr>
            <w:tcW w:w="1296" w:type="dxa"/>
            <w:vAlign w:val="center"/>
          </w:tcPr>
          <w:p w14:paraId="1729A5E4" w14:textId="6A69701E"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0.184</w:t>
            </w:r>
          </w:p>
        </w:tc>
        <w:tc>
          <w:tcPr>
            <w:tcW w:w="1296" w:type="dxa"/>
            <w:vAlign w:val="center"/>
          </w:tcPr>
          <w:p w14:paraId="33CDE2A3" w14:textId="68B75E8C"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7C7C53A3" w14:textId="0DC3A475"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0.86</w:t>
            </w:r>
          </w:p>
        </w:tc>
      </w:tr>
      <w:tr w:rsidR="001A72DF" w:rsidRPr="00E66B1A" w14:paraId="0A206FA2" w14:textId="77777777" w:rsidTr="001A72DF">
        <w:trPr>
          <w:jc w:val="center"/>
        </w:trPr>
        <w:tc>
          <w:tcPr>
            <w:tcW w:w="1710" w:type="dxa"/>
            <w:tcBorders>
              <w:bottom w:val="single" w:sz="4" w:space="0" w:color="auto"/>
            </w:tcBorders>
            <w:vAlign w:val="center"/>
          </w:tcPr>
          <w:p w14:paraId="7B5A0C82" w14:textId="5DB312E6" w:rsidR="001A72DF" w:rsidRPr="00E66B1A" w:rsidRDefault="001A72DF" w:rsidP="00E66B1A">
            <w:pPr>
              <w:spacing w:after="120"/>
              <w:jc w:val="center"/>
              <w:rPr>
                <w:rFonts w:ascii="Times New Roman" w:eastAsia="Times New Roman" w:hAnsi="Times New Roman" w:cs="Times New Roman"/>
                <w:sz w:val="20"/>
                <w:szCs w:val="20"/>
              </w:rPr>
            </w:pPr>
          </w:p>
        </w:tc>
        <w:tc>
          <w:tcPr>
            <w:tcW w:w="882" w:type="dxa"/>
            <w:tcBorders>
              <w:bottom w:val="single" w:sz="4" w:space="0" w:color="auto"/>
            </w:tcBorders>
            <w:vAlign w:val="center"/>
          </w:tcPr>
          <w:p w14:paraId="489EDC73" w14:textId="39E8ECED"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117C001F" w14:textId="37D6251A"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5D1D5EA8" w14:textId="2D5A2A97"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4AC5321D" w14:textId="7720BC04" w:rsidR="001A72DF" w:rsidRPr="00E66B1A" w:rsidRDefault="001A72DF" w:rsidP="00E66B1A">
            <w:pPr>
              <w:spacing w:after="120"/>
              <w:jc w:val="center"/>
              <w:rPr>
                <w:rFonts w:ascii="Times New Roman" w:eastAsia="Times New Roman" w:hAnsi="Times New Roman" w:cs="Times New Roman"/>
                <w:sz w:val="20"/>
                <w:szCs w:val="20"/>
              </w:rPr>
            </w:pPr>
          </w:p>
        </w:tc>
      </w:tr>
      <w:tr w:rsidR="001A72DF" w:rsidRPr="00E66B1A" w14:paraId="01BEF552" w14:textId="77777777" w:rsidTr="001A72DF">
        <w:trPr>
          <w:jc w:val="center"/>
        </w:trPr>
        <w:tc>
          <w:tcPr>
            <w:tcW w:w="1710" w:type="dxa"/>
            <w:tcBorders>
              <w:top w:val="single" w:sz="4" w:space="0" w:color="auto"/>
              <w:bottom w:val="single" w:sz="4" w:space="0" w:color="auto"/>
            </w:tcBorders>
            <w:shd w:val="clear" w:color="auto" w:fill="D9D9D9" w:themeFill="background1" w:themeFillShade="D9"/>
            <w:vAlign w:val="center"/>
          </w:tcPr>
          <w:p w14:paraId="19675F50" w14:textId="6BCA0F54"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Random Effects</w:t>
            </w:r>
          </w:p>
        </w:tc>
        <w:tc>
          <w:tcPr>
            <w:tcW w:w="882" w:type="dxa"/>
            <w:tcBorders>
              <w:top w:val="single" w:sz="4" w:space="0" w:color="auto"/>
              <w:bottom w:val="single" w:sz="4" w:space="0" w:color="auto"/>
            </w:tcBorders>
            <w:shd w:val="clear" w:color="auto" w:fill="D9D9D9" w:themeFill="background1" w:themeFillShade="D9"/>
            <w:vAlign w:val="center"/>
          </w:tcPr>
          <w:p w14:paraId="2DC04227" w14:textId="3EAD3263"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σ</w:t>
            </w:r>
            <w:r w:rsidRPr="00E66B1A">
              <w:rPr>
                <w:rFonts w:ascii="Times New Roman" w:hAnsi="Times New Roman" w:cs="Times New Roman"/>
                <w:b/>
                <w:bCs/>
                <w:sz w:val="20"/>
                <w:szCs w:val="20"/>
                <w:vertAlign w:val="superscript"/>
              </w:rPr>
              <w:t>2</w:t>
            </w:r>
          </w:p>
        </w:tc>
        <w:tc>
          <w:tcPr>
            <w:tcW w:w="1296" w:type="dxa"/>
            <w:tcBorders>
              <w:top w:val="single" w:sz="4" w:space="0" w:color="auto"/>
              <w:bottom w:val="single" w:sz="4" w:space="0" w:color="auto"/>
            </w:tcBorders>
            <w:shd w:val="clear" w:color="auto" w:fill="D9D9D9" w:themeFill="background1" w:themeFillShade="D9"/>
            <w:vAlign w:val="center"/>
          </w:tcPr>
          <w:p w14:paraId="43B68D96" w14:textId="6F15484B"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s.d.</w:t>
            </w:r>
          </w:p>
        </w:tc>
        <w:tc>
          <w:tcPr>
            <w:tcW w:w="1296" w:type="dxa"/>
            <w:tcBorders>
              <w:top w:val="single" w:sz="4" w:space="0" w:color="auto"/>
              <w:bottom w:val="single" w:sz="4" w:space="0" w:color="auto"/>
            </w:tcBorders>
            <w:shd w:val="clear" w:color="auto" w:fill="D9D9D9" w:themeFill="background1" w:themeFillShade="D9"/>
            <w:vAlign w:val="center"/>
          </w:tcPr>
          <w:p w14:paraId="4D628EE7" w14:textId="3DD9EB80"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tcBorders>
              <w:top w:val="single" w:sz="4" w:space="0" w:color="auto"/>
              <w:bottom w:val="single" w:sz="4" w:space="0" w:color="auto"/>
            </w:tcBorders>
            <w:shd w:val="clear" w:color="auto" w:fill="D9D9D9" w:themeFill="background1" w:themeFillShade="D9"/>
            <w:vAlign w:val="center"/>
          </w:tcPr>
          <w:p w14:paraId="591124D5" w14:textId="6C2C65B0" w:rsidR="001A72DF" w:rsidRPr="00E66B1A" w:rsidRDefault="001A72DF" w:rsidP="00E66B1A">
            <w:pPr>
              <w:spacing w:after="120"/>
              <w:jc w:val="center"/>
              <w:rPr>
                <w:rFonts w:ascii="Times New Roman" w:eastAsia="Times New Roman" w:hAnsi="Times New Roman" w:cs="Times New Roman"/>
                <w:sz w:val="20"/>
                <w:szCs w:val="20"/>
              </w:rPr>
            </w:pPr>
          </w:p>
        </w:tc>
      </w:tr>
      <w:tr w:rsidR="001A72DF" w:rsidRPr="00E66B1A" w14:paraId="21F846C2" w14:textId="77777777" w:rsidTr="001A72DF">
        <w:trPr>
          <w:jc w:val="center"/>
        </w:trPr>
        <w:tc>
          <w:tcPr>
            <w:tcW w:w="1710" w:type="dxa"/>
            <w:tcBorders>
              <w:top w:val="single" w:sz="4" w:space="0" w:color="auto"/>
              <w:bottom w:val="single" w:sz="4" w:space="0" w:color="auto"/>
            </w:tcBorders>
            <w:vAlign w:val="center"/>
          </w:tcPr>
          <w:p w14:paraId="15D5FA85" w14:textId="1319E8FE"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Release Group</w:t>
            </w:r>
          </w:p>
        </w:tc>
        <w:tc>
          <w:tcPr>
            <w:tcW w:w="882" w:type="dxa"/>
            <w:tcBorders>
              <w:top w:val="single" w:sz="4" w:space="0" w:color="auto"/>
              <w:bottom w:val="single" w:sz="4" w:space="0" w:color="auto"/>
            </w:tcBorders>
            <w:vAlign w:val="center"/>
          </w:tcPr>
          <w:p w14:paraId="4CF88ED8" w14:textId="7E46091E"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0.040</w:t>
            </w:r>
          </w:p>
        </w:tc>
        <w:tc>
          <w:tcPr>
            <w:tcW w:w="1296" w:type="dxa"/>
            <w:tcBorders>
              <w:top w:val="single" w:sz="4" w:space="0" w:color="auto"/>
              <w:bottom w:val="single" w:sz="4" w:space="0" w:color="auto"/>
            </w:tcBorders>
            <w:vAlign w:val="center"/>
          </w:tcPr>
          <w:p w14:paraId="768CCCBB" w14:textId="620C05C7"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0.200</w:t>
            </w:r>
          </w:p>
        </w:tc>
        <w:tc>
          <w:tcPr>
            <w:tcW w:w="1296" w:type="dxa"/>
            <w:tcBorders>
              <w:top w:val="single" w:sz="4" w:space="0" w:color="auto"/>
              <w:bottom w:val="single" w:sz="4" w:space="0" w:color="auto"/>
            </w:tcBorders>
            <w:vAlign w:val="center"/>
          </w:tcPr>
          <w:p w14:paraId="12972117" w14:textId="5FD8D196"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tcBorders>
              <w:top w:val="single" w:sz="4" w:space="0" w:color="auto"/>
              <w:bottom w:val="single" w:sz="4" w:space="0" w:color="auto"/>
            </w:tcBorders>
            <w:vAlign w:val="center"/>
          </w:tcPr>
          <w:p w14:paraId="4ADD2C46" w14:textId="1BED53EA" w:rsidR="001A72DF" w:rsidRPr="00E66B1A" w:rsidRDefault="001A72DF" w:rsidP="00E66B1A">
            <w:pPr>
              <w:spacing w:after="120"/>
              <w:jc w:val="center"/>
              <w:rPr>
                <w:rFonts w:ascii="Times New Roman" w:eastAsia="Times New Roman" w:hAnsi="Times New Roman" w:cs="Times New Roman"/>
                <w:sz w:val="20"/>
                <w:szCs w:val="20"/>
              </w:rPr>
            </w:pPr>
          </w:p>
        </w:tc>
      </w:tr>
    </w:tbl>
    <w:p w14:paraId="506DABFE" w14:textId="1A6BFDBA" w:rsidR="001A72DF" w:rsidRPr="00E66B1A" w:rsidRDefault="001A72DF" w:rsidP="00E66B1A">
      <w:pPr>
        <w:spacing w:after="120" w:line="240" w:lineRule="auto"/>
        <w:rPr>
          <w:rFonts w:ascii="Times New Roman" w:eastAsia="Times New Roman" w:hAnsi="Times New Roman" w:cs="Times New Roman"/>
          <w:sz w:val="24"/>
          <w:szCs w:val="24"/>
        </w:rPr>
      </w:pPr>
    </w:p>
    <w:p w14:paraId="3BF182DD" w14:textId="3B363E43" w:rsidR="001A72DF" w:rsidRPr="00E66B1A" w:rsidRDefault="001A72DF" w:rsidP="00E66B1A">
      <w:pPr>
        <w:spacing w:after="120" w:line="240" w:lineRule="auto"/>
        <w:rPr>
          <w:rFonts w:ascii="Times New Roman" w:eastAsia="Times New Roman" w:hAnsi="Times New Roman" w:cs="Times New Roman"/>
          <w:sz w:val="24"/>
          <w:szCs w:val="24"/>
        </w:rPr>
      </w:pPr>
    </w:p>
    <w:p w14:paraId="6F227781" w14:textId="74B37158" w:rsidR="0068209D" w:rsidRPr="00E66B1A" w:rsidRDefault="0068209D" w:rsidP="00E66B1A">
      <w:pPr>
        <w:spacing w:after="120" w:line="240" w:lineRule="auto"/>
        <w:rPr>
          <w:rFonts w:ascii="Times New Roman" w:eastAsia="Times New Roman" w:hAnsi="Times New Roman" w:cs="Times New Roman"/>
          <w:sz w:val="24"/>
          <w:szCs w:val="24"/>
        </w:rPr>
      </w:pPr>
    </w:p>
    <w:p w14:paraId="184F6FA0"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hAnsi="Times New Roman" w:cs="Times New Roman"/>
        </w:rPr>
        <w:br w:type="page"/>
      </w:r>
    </w:p>
    <w:p w14:paraId="3A7A05FF" w14:textId="43149F3C"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lastRenderedPageBreak/>
        <w:t xml:space="preserve">Table 3 </w:t>
      </w:r>
      <w:r w:rsidRPr="00E66B1A">
        <w:rPr>
          <w:rFonts w:ascii="Times New Roman" w:eastAsia="Times New Roman" w:hAnsi="Times New Roman" w:cs="Times New Roman"/>
          <w:sz w:val="34"/>
          <w:szCs w:val="34"/>
          <w:vertAlign w:val="subscript"/>
        </w:rPr>
        <w:t>model</w:t>
      </w:r>
      <w:r w:rsidRPr="00E66B1A">
        <w:rPr>
          <w:rFonts w:ascii="Times New Roman" w:eastAsia="Times New Roman" w:hAnsi="Times New Roman" w:cs="Times New Roman"/>
          <w:sz w:val="20"/>
          <w:szCs w:val="20"/>
        </w:rPr>
        <w:t xml:space="preserve">RRS. </w:t>
      </w:r>
      <w:r w:rsidRPr="00E66B1A">
        <w:rPr>
          <w:rFonts w:ascii="Times New Roman" w:eastAsia="Times New Roman" w:hAnsi="Times New Roman" w:cs="Times New Roman"/>
          <w:i/>
          <w:sz w:val="20"/>
          <w:szCs w:val="20"/>
        </w:rPr>
        <w:t xml:space="preserve">Post-hoc </w:t>
      </w:r>
      <w:r w:rsidRPr="00E66B1A">
        <w:rPr>
          <w:rFonts w:ascii="Times New Roman" w:eastAsia="Times New Roman" w:hAnsi="Times New Roman" w:cs="Times New Roman"/>
          <w:sz w:val="20"/>
          <w:szCs w:val="20"/>
        </w:rPr>
        <w:t xml:space="preserve">contrasts of marginal mean TLF between different levels of </w:t>
      </w:r>
      <w:r w:rsidR="00A634FB" w:rsidRPr="00E66B1A">
        <w:rPr>
          <w:rFonts w:ascii="Times New Roman" w:eastAsia="Times New Roman" w:hAnsi="Times New Roman" w:cs="Times New Roman"/>
          <w:i/>
          <w:sz w:val="20"/>
          <w:szCs w:val="20"/>
        </w:rPr>
        <w:t>origin</w:t>
      </w:r>
      <w:r w:rsidRPr="00E66B1A">
        <w:rPr>
          <w:rFonts w:ascii="Times New Roman" w:eastAsia="Times New Roman" w:hAnsi="Times New Roman" w:cs="Times New Roman"/>
          <w:sz w:val="20"/>
          <w:szCs w:val="20"/>
        </w:rPr>
        <w:t xml:space="preserve"> in GLMM</w:t>
      </w:r>
      <w:r w:rsidRPr="00E66B1A">
        <w:rPr>
          <w:rFonts w:ascii="Times New Roman" w:eastAsia="Times New Roman" w:hAnsi="Times New Roman" w:cs="Times New Roman"/>
          <w:sz w:val="20"/>
          <w:szCs w:val="20"/>
          <w:vertAlign w:val="subscript"/>
        </w:rPr>
        <w:t xml:space="preserve">TLF </w:t>
      </w:r>
      <w:r w:rsidRPr="00E66B1A">
        <w:rPr>
          <w:rFonts w:ascii="Times New Roman" w:eastAsia="Times New Roman" w:hAnsi="Times New Roman" w:cs="Times New Roman"/>
          <w:sz w:val="20"/>
          <w:szCs w:val="20"/>
        </w:rPr>
        <w:t xml:space="preserve">after controlling for effects of </w:t>
      </w:r>
      <w:r w:rsidRPr="00E66B1A">
        <w:rPr>
          <w:rFonts w:ascii="Times New Roman" w:eastAsia="Times New Roman" w:hAnsi="Times New Roman" w:cs="Times New Roman"/>
          <w:i/>
          <w:sz w:val="20"/>
          <w:szCs w:val="20"/>
        </w:rPr>
        <w:t xml:space="preserve">body length </w:t>
      </w:r>
      <w:r w:rsidRPr="00E66B1A">
        <w:rPr>
          <w:rFonts w:ascii="Times New Roman" w:eastAsia="Times New Roman" w:hAnsi="Times New Roman" w:cs="Times New Roman"/>
          <w:sz w:val="20"/>
          <w:szCs w:val="20"/>
        </w:rPr>
        <w:t xml:space="preserve">and </w:t>
      </w:r>
      <w:r w:rsidRPr="00E66B1A">
        <w:rPr>
          <w:rFonts w:ascii="Times New Roman" w:eastAsia="Times New Roman" w:hAnsi="Times New Roman" w:cs="Times New Roman"/>
          <w:i/>
          <w:sz w:val="20"/>
          <w:szCs w:val="20"/>
        </w:rPr>
        <w:t>year</w:t>
      </w:r>
      <w:r w:rsidRPr="00E66B1A">
        <w:rPr>
          <w:rFonts w:ascii="Times New Roman" w:eastAsia="Times New Roman" w:hAnsi="Times New Roman" w:cs="Times New Roman"/>
          <w:sz w:val="20"/>
          <w:szCs w:val="20"/>
        </w:rPr>
        <w:t xml:space="preserve">. </w:t>
      </w:r>
      <w:r w:rsidR="00106C3B" w:rsidRPr="00E66B1A">
        <w:rPr>
          <w:rFonts w:ascii="Times New Roman" w:eastAsia="Times New Roman" w:hAnsi="Times New Roman" w:cs="Times New Roman"/>
          <w:sz w:val="20"/>
          <w:szCs w:val="20"/>
        </w:rPr>
        <w:t>s</w:t>
      </w:r>
      <w:r w:rsidRPr="00E66B1A">
        <w:rPr>
          <w:rFonts w:ascii="Times New Roman" w:eastAsia="Times New Roman" w:hAnsi="Times New Roman" w:cs="Times New Roman"/>
          <w:sz w:val="20"/>
          <w:szCs w:val="20"/>
        </w:rPr>
        <w:t>.</w:t>
      </w:r>
      <w:r w:rsidR="00106C3B" w:rsidRPr="00E66B1A">
        <w:rPr>
          <w:rFonts w:ascii="Times New Roman" w:eastAsia="Times New Roman" w:hAnsi="Times New Roman" w:cs="Times New Roman"/>
          <w:sz w:val="20"/>
          <w:szCs w:val="20"/>
        </w:rPr>
        <w:t>e</w:t>
      </w:r>
      <w:r w:rsidRPr="00E66B1A">
        <w:rPr>
          <w:rFonts w:ascii="Times New Roman" w:eastAsia="Times New Roman" w:hAnsi="Times New Roman" w:cs="Times New Roman"/>
          <w:sz w:val="20"/>
          <w:szCs w:val="20"/>
        </w:rPr>
        <w:t xml:space="preserve">. is the standard error of the </w:t>
      </w:r>
      <w:r w:rsidRPr="00E66B1A">
        <w:rPr>
          <w:rFonts w:ascii="Times New Roman" w:eastAsia="Times New Roman" w:hAnsi="Times New Roman" w:cs="Times New Roman"/>
          <w:sz w:val="20"/>
          <w:szCs w:val="20"/>
          <w:vertAlign w:val="subscript"/>
        </w:rPr>
        <w:t>model</w:t>
      </w:r>
      <w:r w:rsidRPr="00E66B1A">
        <w:rPr>
          <w:rFonts w:ascii="Times New Roman" w:eastAsia="Times New Roman" w:hAnsi="Times New Roman" w:cs="Times New Roman"/>
          <w:sz w:val="20"/>
          <w:szCs w:val="20"/>
        </w:rPr>
        <w:t>RRS estimate. P-values are Tukey-adjusted for three pairwise comparisons.</w:t>
      </w:r>
    </w:p>
    <w:p w14:paraId="7644DC4D" w14:textId="2B8FF621"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440"/>
        <w:gridCol w:w="1440"/>
        <w:gridCol w:w="1440"/>
      </w:tblGrid>
      <w:tr w:rsidR="00D77030" w:rsidRPr="00E66B1A" w14:paraId="12C32354" w14:textId="77777777" w:rsidTr="00C810E8">
        <w:tc>
          <w:tcPr>
            <w:tcW w:w="1440" w:type="dxa"/>
            <w:tcBorders>
              <w:top w:val="single" w:sz="4" w:space="0" w:color="auto"/>
              <w:bottom w:val="single" w:sz="4" w:space="0" w:color="auto"/>
            </w:tcBorders>
            <w:vAlign w:val="center"/>
          </w:tcPr>
          <w:p w14:paraId="39B9807C" w14:textId="595E1960" w:rsidR="00D77030" w:rsidRPr="00E66B1A" w:rsidRDefault="00D77030"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Contrast</w:t>
            </w:r>
          </w:p>
        </w:tc>
        <w:tc>
          <w:tcPr>
            <w:tcW w:w="1440" w:type="dxa"/>
            <w:tcBorders>
              <w:top w:val="single" w:sz="4" w:space="0" w:color="auto"/>
              <w:bottom w:val="single" w:sz="4" w:space="0" w:color="auto"/>
            </w:tcBorders>
            <w:vAlign w:val="center"/>
          </w:tcPr>
          <w:p w14:paraId="1C82F6C1" w14:textId="0A00570A" w:rsidR="00D77030" w:rsidRPr="00E66B1A" w:rsidRDefault="00D77030"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vertAlign w:val="subscript"/>
              </w:rPr>
              <w:t>model</w:t>
            </w:r>
            <w:r w:rsidRPr="00E66B1A">
              <w:rPr>
                <w:rFonts w:ascii="Times New Roman" w:hAnsi="Times New Roman" w:cs="Times New Roman"/>
                <w:b/>
                <w:bCs/>
                <w:sz w:val="20"/>
                <w:szCs w:val="20"/>
              </w:rPr>
              <w:t>RRS</w:t>
            </w:r>
          </w:p>
        </w:tc>
        <w:tc>
          <w:tcPr>
            <w:tcW w:w="1440" w:type="dxa"/>
            <w:tcBorders>
              <w:top w:val="single" w:sz="4" w:space="0" w:color="auto"/>
              <w:bottom w:val="single" w:sz="4" w:space="0" w:color="auto"/>
            </w:tcBorders>
            <w:vAlign w:val="center"/>
          </w:tcPr>
          <w:p w14:paraId="67411E8E" w14:textId="4A17C1F8" w:rsidR="00D77030" w:rsidRPr="00E66B1A" w:rsidRDefault="00D77030"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s.e.</w:t>
            </w:r>
          </w:p>
        </w:tc>
        <w:tc>
          <w:tcPr>
            <w:tcW w:w="1440" w:type="dxa"/>
            <w:tcBorders>
              <w:top w:val="single" w:sz="4" w:space="0" w:color="auto"/>
              <w:bottom w:val="single" w:sz="4" w:space="0" w:color="auto"/>
            </w:tcBorders>
            <w:vAlign w:val="center"/>
          </w:tcPr>
          <w:p w14:paraId="483E22A0" w14:textId="135981DA" w:rsidR="00D77030" w:rsidRPr="00E66B1A" w:rsidRDefault="00C810E8"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p</w:t>
            </w:r>
            <w:r w:rsidR="00D77030" w:rsidRPr="00E66B1A">
              <w:rPr>
                <w:rFonts w:ascii="Times New Roman" w:hAnsi="Times New Roman" w:cs="Times New Roman"/>
                <w:b/>
                <w:bCs/>
                <w:sz w:val="20"/>
                <w:szCs w:val="20"/>
              </w:rPr>
              <w:t>-value</w:t>
            </w:r>
          </w:p>
        </w:tc>
      </w:tr>
      <w:tr w:rsidR="00D77030" w:rsidRPr="00E66B1A" w14:paraId="5DF7C9F5" w14:textId="77777777" w:rsidTr="00C810E8">
        <w:tc>
          <w:tcPr>
            <w:tcW w:w="1440" w:type="dxa"/>
            <w:tcBorders>
              <w:top w:val="single" w:sz="4" w:space="0" w:color="auto"/>
            </w:tcBorders>
            <w:vAlign w:val="center"/>
          </w:tcPr>
          <w:p w14:paraId="632F00C4" w14:textId="61CAFB39"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HOR /F</w:t>
            </w:r>
            <w:r w:rsidRPr="00E66B1A">
              <w:rPr>
                <w:rFonts w:ascii="Times New Roman" w:hAnsi="Times New Roman" w:cs="Times New Roman"/>
                <w:sz w:val="20"/>
                <w:szCs w:val="20"/>
                <w:vertAlign w:val="subscript"/>
              </w:rPr>
              <w:t>1</w:t>
            </w:r>
          </w:p>
        </w:tc>
        <w:tc>
          <w:tcPr>
            <w:tcW w:w="1440" w:type="dxa"/>
            <w:tcBorders>
              <w:top w:val="single" w:sz="4" w:space="0" w:color="auto"/>
            </w:tcBorders>
            <w:vAlign w:val="center"/>
          </w:tcPr>
          <w:p w14:paraId="1D3D4256" w14:textId="7C73614C"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0.563</w:t>
            </w:r>
          </w:p>
        </w:tc>
        <w:tc>
          <w:tcPr>
            <w:tcW w:w="1440" w:type="dxa"/>
            <w:tcBorders>
              <w:top w:val="single" w:sz="4" w:space="0" w:color="auto"/>
            </w:tcBorders>
            <w:vAlign w:val="center"/>
          </w:tcPr>
          <w:p w14:paraId="52269CA1" w14:textId="71688DC7"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0.073</w:t>
            </w:r>
          </w:p>
        </w:tc>
        <w:tc>
          <w:tcPr>
            <w:tcW w:w="1440" w:type="dxa"/>
            <w:tcBorders>
              <w:top w:val="single" w:sz="4" w:space="0" w:color="auto"/>
            </w:tcBorders>
            <w:vAlign w:val="center"/>
          </w:tcPr>
          <w:p w14:paraId="2E53BFF4" w14:textId="5313FE28"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&lt; 0.0001</w:t>
            </w:r>
          </w:p>
        </w:tc>
      </w:tr>
      <w:tr w:rsidR="00D77030" w:rsidRPr="00E66B1A" w14:paraId="707F3B45" w14:textId="77777777" w:rsidTr="00C810E8">
        <w:tc>
          <w:tcPr>
            <w:tcW w:w="1440" w:type="dxa"/>
            <w:vAlign w:val="center"/>
          </w:tcPr>
          <w:p w14:paraId="060B9F70" w14:textId="410A2FE7"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HOR / NOR</w:t>
            </w:r>
          </w:p>
        </w:tc>
        <w:tc>
          <w:tcPr>
            <w:tcW w:w="1440" w:type="dxa"/>
            <w:vAlign w:val="center"/>
          </w:tcPr>
          <w:p w14:paraId="06F04097" w14:textId="3EDC95EC"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0.568</w:t>
            </w:r>
          </w:p>
        </w:tc>
        <w:tc>
          <w:tcPr>
            <w:tcW w:w="1440" w:type="dxa"/>
            <w:vAlign w:val="center"/>
          </w:tcPr>
          <w:p w14:paraId="49EA9D79" w14:textId="2F7052E1"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0.089</w:t>
            </w:r>
          </w:p>
        </w:tc>
        <w:tc>
          <w:tcPr>
            <w:tcW w:w="1440" w:type="dxa"/>
            <w:vAlign w:val="center"/>
          </w:tcPr>
          <w:p w14:paraId="48A802C6" w14:textId="03285AE8"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0.001</w:t>
            </w:r>
          </w:p>
        </w:tc>
      </w:tr>
      <w:tr w:rsidR="00D77030" w:rsidRPr="00E66B1A" w14:paraId="61859C7A" w14:textId="77777777" w:rsidTr="00C810E8">
        <w:tc>
          <w:tcPr>
            <w:tcW w:w="1440" w:type="dxa"/>
            <w:tcBorders>
              <w:bottom w:val="single" w:sz="4" w:space="0" w:color="auto"/>
            </w:tcBorders>
            <w:vAlign w:val="center"/>
          </w:tcPr>
          <w:p w14:paraId="5C11C1FF" w14:textId="3E342F9A"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F</w:t>
            </w:r>
            <w:r w:rsidRPr="00E66B1A">
              <w:rPr>
                <w:rFonts w:ascii="Times New Roman" w:hAnsi="Times New Roman" w:cs="Times New Roman"/>
                <w:sz w:val="20"/>
                <w:szCs w:val="20"/>
                <w:vertAlign w:val="subscript"/>
              </w:rPr>
              <w:t>1</w:t>
            </w:r>
            <w:r w:rsidRPr="00E66B1A">
              <w:rPr>
                <w:rFonts w:ascii="Times New Roman" w:hAnsi="Times New Roman" w:cs="Times New Roman"/>
                <w:sz w:val="20"/>
                <w:szCs w:val="20"/>
              </w:rPr>
              <w:t xml:space="preserve"> / NOR</w:t>
            </w:r>
          </w:p>
        </w:tc>
        <w:tc>
          <w:tcPr>
            <w:tcW w:w="1440" w:type="dxa"/>
            <w:tcBorders>
              <w:bottom w:val="single" w:sz="4" w:space="0" w:color="auto"/>
            </w:tcBorders>
            <w:vAlign w:val="center"/>
          </w:tcPr>
          <w:p w14:paraId="304C3E43" w14:textId="7312FF0F"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1.009</w:t>
            </w:r>
          </w:p>
        </w:tc>
        <w:tc>
          <w:tcPr>
            <w:tcW w:w="1440" w:type="dxa"/>
            <w:tcBorders>
              <w:bottom w:val="single" w:sz="4" w:space="0" w:color="auto"/>
            </w:tcBorders>
            <w:vAlign w:val="center"/>
          </w:tcPr>
          <w:p w14:paraId="77FD5605" w14:textId="3ACFEAAB"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0.162</w:t>
            </w:r>
          </w:p>
        </w:tc>
        <w:tc>
          <w:tcPr>
            <w:tcW w:w="1440" w:type="dxa"/>
            <w:tcBorders>
              <w:bottom w:val="single" w:sz="4" w:space="0" w:color="auto"/>
            </w:tcBorders>
            <w:vAlign w:val="center"/>
          </w:tcPr>
          <w:p w14:paraId="4CD9FB2C" w14:textId="556A84A7"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0.999</w:t>
            </w:r>
          </w:p>
        </w:tc>
      </w:tr>
    </w:tbl>
    <w:p w14:paraId="4CE22555" w14:textId="1ABF0373" w:rsidR="00D77030" w:rsidRPr="00E66B1A" w:rsidRDefault="00D77030" w:rsidP="00E66B1A">
      <w:pPr>
        <w:spacing w:after="120" w:line="240" w:lineRule="auto"/>
        <w:rPr>
          <w:rFonts w:ascii="Times New Roman" w:eastAsia="Times New Roman" w:hAnsi="Times New Roman" w:cs="Times New Roman"/>
          <w:sz w:val="20"/>
          <w:szCs w:val="20"/>
        </w:rPr>
      </w:pPr>
    </w:p>
    <w:p w14:paraId="2CF416E3" w14:textId="77777777" w:rsidR="00D77030" w:rsidRPr="00E66B1A" w:rsidRDefault="00D77030" w:rsidP="00E66B1A">
      <w:pPr>
        <w:spacing w:after="120" w:line="240" w:lineRule="auto"/>
        <w:rPr>
          <w:rFonts w:ascii="Times New Roman" w:eastAsia="Times New Roman" w:hAnsi="Times New Roman" w:cs="Times New Roman"/>
          <w:sz w:val="20"/>
          <w:szCs w:val="20"/>
        </w:rPr>
      </w:pPr>
    </w:p>
    <w:p w14:paraId="280428CB"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429DC233"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392FE735" w14:textId="092D9F5C"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Table 4 </w:t>
      </w:r>
      <w:r w:rsidRPr="00E66B1A">
        <w:rPr>
          <w:rFonts w:ascii="Times New Roman" w:eastAsia="Times New Roman" w:hAnsi="Times New Roman" w:cs="Times New Roman"/>
          <w:sz w:val="20"/>
          <w:szCs w:val="20"/>
        </w:rPr>
        <w:t>Offspring</w:t>
      </w:r>
      <w:r w:rsidRPr="00E66B1A">
        <w:rPr>
          <w:rFonts w:ascii="Times New Roman" w:eastAsia="Times New Roman" w:hAnsi="Times New Roman" w:cs="Times New Roman"/>
          <w:b/>
          <w:sz w:val="20"/>
          <w:szCs w:val="20"/>
        </w:rPr>
        <w:t xml:space="preserve"> </w:t>
      </w:r>
      <w:r w:rsidRPr="00E66B1A">
        <w:rPr>
          <w:rFonts w:ascii="Times New Roman" w:eastAsia="Times New Roman" w:hAnsi="Times New Roman" w:cs="Times New Roman"/>
          <w:sz w:val="20"/>
          <w:szCs w:val="20"/>
        </w:rPr>
        <w:t>AAM model fit. Binomial generalized linear model examining the influence of</w:t>
      </w:r>
      <w:r w:rsidRPr="00E66B1A">
        <w:rPr>
          <w:rFonts w:ascii="Times New Roman" w:eastAsia="Times New Roman" w:hAnsi="Times New Roman" w:cs="Times New Roman"/>
          <w:i/>
          <w:sz w:val="20"/>
          <w:szCs w:val="20"/>
        </w:rPr>
        <w:t xml:space="preserve"> </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n, sex</w:t>
      </w:r>
      <w:r w:rsidRPr="00E66B1A">
        <w:rPr>
          <w:rFonts w:ascii="Times New Roman" w:eastAsia="Times New Roman" w:hAnsi="Times New Roman" w:cs="Times New Roman"/>
          <w:sz w:val="20"/>
          <w:szCs w:val="20"/>
        </w:rPr>
        <w:t xml:space="preserve"> and their interaction</w:t>
      </w:r>
      <w:r w:rsidRPr="00E66B1A">
        <w:rPr>
          <w:rFonts w:ascii="Times New Roman" w:eastAsia="Times New Roman" w:hAnsi="Times New Roman" w:cs="Times New Roman"/>
          <w:i/>
          <w:sz w:val="20"/>
          <w:szCs w:val="20"/>
        </w:rPr>
        <w:t xml:space="preserve"> </w:t>
      </w:r>
      <w:r w:rsidRPr="00E66B1A">
        <w:rPr>
          <w:rFonts w:ascii="Times New Roman" w:eastAsia="Times New Roman" w:hAnsi="Times New Roman" w:cs="Times New Roman"/>
          <w:sz w:val="20"/>
          <w:szCs w:val="20"/>
        </w:rPr>
        <w:t xml:space="preserve">on proportion of age-5 </w:t>
      </w:r>
      <w:r w:rsidRPr="00E66B1A">
        <w:rPr>
          <w:rFonts w:ascii="Times New Roman" w:eastAsia="Times New Roman" w:hAnsi="Times New Roman" w:cs="Times New Roman"/>
          <w:i/>
          <w:iCs/>
          <w:sz w:val="20"/>
          <w:szCs w:val="20"/>
        </w:rPr>
        <w:t>vs</w:t>
      </w:r>
      <w:r w:rsidR="00106C3B" w:rsidRPr="00E66B1A">
        <w:rPr>
          <w:rFonts w:ascii="Times New Roman" w:eastAsia="Times New Roman" w:hAnsi="Times New Roman" w:cs="Times New Roman"/>
          <w:i/>
          <w:iCs/>
          <w:sz w:val="20"/>
          <w:szCs w:val="20"/>
        </w:rPr>
        <w:t>.</w:t>
      </w:r>
      <w:r w:rsidRPr="00E66B1A">
        <w:rPr>
          <w:rFonts w:ascii="Times New Roman" w:eastAsia="Times New Roman" w:hAnsi="Times New Roman" w:cs="Times New Roman"/>
          <w:i/>
          <w:iCs/>
          <w:sz w:val="20"/>
          <w:szCs w:val="20"/>
        </w:rPr>
        <w:t xml:space="preserve"> </w:t>
      </w:r>
      <w:r w:rsidRPr="00E66B1A">
        <w:rPr>
          <w:rFonts w:ascii="Times New Roman" w:eastAsia="Times New Roman" w:hAnsi="Times New Roman" w:cs="Times New Roman"/>
          <w:sz w:val="20"/>
          <w:szCs w:val="20"/>
        </w:rPr>
        <w:t xml:space="preserve">age-4 offspring produced by candidate parents. Estimated effect (β) and standard error (s.e.) of each fixed predictor on the link scale (log odds ratio) for predictors that were retained in the final model are presented. The null hypothesis that each predictor did not significantly improve the model fit was tested with a likelihood ratio test (LRT p-value). The null hypothesis that each predictor has an effect significantly different from the focal level of the predictor was evaluated with the Wald test (Wald p-value). Focal level for </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n</w:t>
      </w:r>
      <w:r w:rsidRPr="00E66B1A">
        <w:rPr>
          <w:rFonts w:ascii="Times New Roman" w:eastAsia="Times New Roman" w:hAnsi="Times New Roman" w:cs="Times New Roman"/>
          <w:sz w:val="20"/>
          <w:szCs w:val="20"/>
        </w:rPr>
        <w:t xml:space="preserve"> is hatchery, and sex is female.</w:t>
      </w:r>
    </w:p>
    <w:p w14:paraId="7DC5BD6F" w14:textId="4B6CB7C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tbl>
      <w:tblPr>
        <w:tblStyle w:val="TableGrid"/>
        <w:tblW w:w="7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900"/>
        <w:gridCol w:w="990"/>
        <w:gridCol w:w="1440"/>
        <w:gridCol w:w="1440"/>
      </w:tblGrid>
      <w:tr w:rsidR="00C62361" w:rsidRPr="00E66B1A" w14:paraId="674C01A7" w14:textId="77777777" w:rsidTr="00C62361">
        <w:tc>
          <w:tcPr>
            <w:tcW w:w="2695" w:type="dxa"/>
            <w:tcBorders>
              <w:top w:val="single" w:sz="4" w:space="0" w:color="auto"/>
              <w:bottom w:val="single" w:sz="4" w:space="0" w:color="auto"/>
            </w:tcBorders>
            <w:vAlign w:val="center"/>
          </w:tcPr>
          <w:p w14:paraId="5DEF0653" w14:textId="4F7F8340"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Predictor</w:t>
            </w:r>
          </w:p>
        </w:tc>
        <w:tc>
          <w:tcPr>
            <w:tcW w:w="900" w:type="dxa"/>
            <w:tcBorders>
              <w:top w:val="single" w:sz="4" w:space="0" w:color="auto"/>
              <w:bottom w:val="single" w:sz="4" w:space="0" w:color="auto"/>
            </w:tcBorders>
            <w:vAlign w:val="center"/>
          </w:tcPr>
          <w:p w14:paraId="35D2803C" w14:textId="69DB01DE"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β</w:t>
            </w:r>
          </w:p>
        </w:tc>
        <w:tc>
          <w:tcPr>
            <w:tcW w:w="990" w:type="dxa"/>
            <w:tcBorders>
              <w:top w:val="single" w:sz="4" w:space="0" w:color="auto"/>
              <w:bottom w:val="single" w:sz="4" w:space="0" w:color="auto"/>
            </w:tcBorders>
            <w:vAlign w:val="center"/>
          </w:tcPr>
          <w:p w14:paraId="678E4EB8" w14:textId="11E396C4"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s.e.</w:t>
            </w:r>
          </w:p>
        </w:tc>
        <w:tc>
          <w:tcPr>
            <w:tcW w:w="1440" w:type="dxa"/>
            <w:tcBorders>
              <w:top w:val="single" w:sz="4" w:space="0" w:color="auto"/>
              <w:bottom w:val="single" w:sz="4" w:space="0" w:color="auto"/>
            </w:tcBorders>
            <w:vAlign w:val="center"/>
          </w:tcPr>
          <w:p w14:paraId="596EC946" w14:textId="392DD0CE"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LRT p-value</w:t>
            </w:r>
          </w:p>
        </w:tc>
        <w:tc>
          <w:tcPr>
            <w:tcW w:w="1440" w:type="dxa"/>
            <w:tcBorders>
              <w:top w:val="single" w:sz="4" w:space="0" w:color="auto"/>
              <w:bottom w:val="single" w:sz="4" w:space="0" w:color="auto"/>
            </w:tcBorders>
            <w:vAlign w:val="center"/>
          </w:tcPr>
          <w:p w14:paraId="0A2C79DE" w14:textId="15794252"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eastAsia="Times New Roman" w:hAnsi="Times New Roman" w:cs="Times New Roman"/>
                <w:b/>
                <w:bCs/>
                <w:sz w:val="20"/>
                <w:szCs w:val="20"/>
              </w:rPr>
              <w:t>Wald p-value</w:t>
            </w:r>
          </w:p>
        </w:tc>
      </w:tr>
      <w:tr w:rsidR="00C62361" w:rsidRPr="00E66B1A" w14:paraId="60BCDAB1" w14:textId="77777777" w:rsidTr="00C62361">
        <w:tc>
          <w:tcPr>
            <w:tcW w:w="2695" w:type="dxa"/>
            <w:tcBorders>
              <w:top w:val="single" w:sz="4" w:space="0" w:color="auto"/>
            </w:tcBorders>
            <w:vAlign w:val="center"/>
          </w:tcPr>
          <w:p w14:paraId="69E852DC" w14:textId="5FC3FC4D"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Intercept</w:t>
            </w:r>
          </w:p>
        </w:tc>
        <w:tc>
          <w:tcPr>
            <w:tcW w:w="900" w:type="dxa"/>
            <w:tcBorders>
              <w:top w:val="single" w:sz="4" w:space="0" w:color="auto"/>
            </w:tcBorders>
            <w:vAlign w:val="center"/>
          </w:tcPr>
          <w:p w14:paraId="10BFB10B" w14:textId="3CA156D9"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-0.097</w:t>
            </w:r>
          </w:p>
        </w:tc>
        <w:tc>
          <w:tcPr>
            <w:tcW w:w="990" w:type="dxa"/>
            <w:tcBorders>
              <w:top w:val="single" w:sz="4" w:space="0" w:color="auto"/>
            </w:tcBorders>
            <w:vAlign w:val="center"/>
          </w:tcPr>
          <w:p w14:paraId="24F7B4C9" w14:textId="148DA511"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0.166</w:t>
            </w:r>
          </w:p>
        </w:tc>
        <w:tc>
          <w:tcPr>
            <w:tcW w:w="1440" w:type="dxa"/>
            <w:tcBorders>
              <w:top w:val="single" w:sz="4" w:space="0" w:color="auto"/>
            </w:tcBorders>
            <w:vAlign w:val="center"/>
          </w:tcPr>
          <w:p w14:paraId="4DDF48ED" w14:textId="30A47DDD"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tcBorders>
              <w:top w:val="single" w:sz="4" w:space="0" w:color="auto"/>
            </w:tcBorders>
            <w:vAlign w:val="center"/>
          </w:tcPr>
          <w:p w14:paraId="09FD97FF" w14:textId="317D4E52" w:rsidR="00C62361" w:rsidRPr="00E66B1A" w:rsidRDefault="00C62361" w:rsidP="00E66B1A">
            <w:pPr>
              <w:spacing w:after="120"/>
              <w:jc w:val="center"/>
              <w:rPr>
                <w:rFonts w:ascii="Times New Roman" w:eastAsia="Times New Roman" w:hAnsi="Times New Roman" w:cs="Times New Roman"/>
                <w:sz w:val="20"/>
                <w:szCs w:val="20"/>
              </w:rPr>
            </w:pPr>
          </w:p>
        </w:tc>
      </w:tr>
      <w:tr w:rsidR="00C62361" w:rsidRPr="00E66B1A" w14:paraId="79D304B5" w14:textId="77777777" w:rsidTr="00C62361">
        <w:tc>
          <w:tcPr>
            <w:tcW w:w="2695" w:type="dxa"/>
            <w:vAlign w:val="center"/>
          </w:tcPr>
          <w:p w14:paraId="481E95F6" w14:textId="2F325AC2" w:rsidR="00C62361" w:rsidRPr="00E66B1A" w:rsidRDefault="00C62361" w:rsidP="00E66B1A">
            <w:pPr>
              <w:spacing w:after="120"/>
              <w:jc w:val="center"/>
              <w:rPr>
                <w:rFonts w:ascii="Times New Roman" w:eastAsia="Times New Roman" w:hAnsi="Times New Roman" w:cs="Times New Roman"/>
                <w:sz w:val="20"/>
                <w:szCs w:val="20"/>
              </w:rPr>
            </w:pPr>
          </w:p>
        </w:tc>
        <w:tc>
          <w:tcPr>
            <w:tcW w:w="900" w:type="dxa"/>
            <w:vAlign w:val="center"/>
          </w:tcPr>
          <w:p w14:paraId="586BDA27" w14:textId="39D09C71" w:rsidR="00C62361" w:rsidRPr="00E66B1A" w:rsidRDefault="00C62361" w:rsidP="00E66B1A">
            <w:pPr>
              <w:spacing w:after="120"/>
              <w:jc w:val="center"/>
              <w:rPr>
                <w:rFonts w:ascii="Times New Roman" w:eastAsia="Times New Roman" w:hAnsi="Times New Roman" w:cs="Times New Roman"/>
                <w:sz w:val="20"/>
                <w:szCs w:val="20"/>
              </w:rPr>
            </w:pPr>
          </w:p>
        </w:tc>
        <w:tc>
          <w:tcPr>
            <w:tcW w:w="990" w:type="dxa"/>
            <w:vAlign w:val="center"/>
          </w:tcPr>
          <w:p w14:paraId="3C9CF790" w14:textId="130E7E55"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6CD230A4" w14:textId="2E115035"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56A101E8" w14:textId="693EC61C" w:rsidR="00C62361" w:rsidRPr="00E66B1A" w:rsidRDefault="00C62361" w:rsidP="00E66B1A">
            <w:pPr>
              <w:spacing w:after="120"/>
              <w:jc w:val="center"/>
              <w:rPr>
                <w:rFonts w:ascii="Times New Roman" w:eastAsia="Times New Roman" w:hAnsi="Times New Roman" w:cs="Times New Roman"/>
                <w:sz w:val="20"/>
                <w:szCs w:val="20"/>
              </w:rPr>
            </w:pPr>
          </w:p>
        </w:tc>
      </w:tr>
      <w:tr w:rsidR="00C62361" w:rsidRPr="00E66B1A" w14:paraId="403380C8" w14:textId="77777777" w:rsidTr="00C62361">
        <w:tc>
          <w:tcPr>
            <w:tcW w:w="2695" w:type="dxa"/>
            <w:vAlign w:val="center"/>
          </w:tcPr>
          <w:p w14:paraId="2F689562" w14:textId="283ACCC3" w:rsidR="00C62361" w:rsidRPr="00E66B1A" w:rsidRDefault="00A634FB"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Origin</w:t>
            </w:r>
            <w:r w:rsidR="00C62361" w:rsidRPr="00E66B1A">
              <w:rPr>
                <w:rFonts w:ascii="Times New Roman" w:hAnsi="Times New Roman" w:cs="Times New Roman"/>
                <w:sz w:val="20"/>
                <w:szCs w:val="20"/>
              </w:rPr>
              <w:t xml:space="preserve"> [F1]</w:t>
            </w:r>
          </w:p>
        </w:tc>
        <w:tc>
          <w:tcPr>
            <w:tcW w:w="900" w:type="dxa"/>
            <w:vAlign w:val="center"/>
          </w:tcPr>
          <w:p w14:paraId="5A378D5E" w14:textId="795B984D"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1.037</w:t>
            </w:r>
          </w:p>
        </w:tc>
        <w:tc>
          <w:tcPr>
            <w:tcW w:w="990" w:type="dxa"/>
            <w:vAlign w:val="center"/>
          </w:tcPr>
          <w:p w14:paraId="203734E7" w14:textId="49EEC818"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0.289</w:t>
            </w:r>
          </w:p>
        </w:tc>
        <w:tc>
          <w:tcPr>
            <w:tcW w:w="1440" w:type="dxa"/>
            <w:vAlign w:val="center"/>
          </w:tcPr>
          <w:p w14:paraId="00F54F06" w14:textId="28431D9B"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5DE54922" w14:textId="37BE866C"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3.3e-04</w:t>
            </w:r>
          </w:p>
        </w:tc>
      </w:tr>
      <w:tr w:rsidR="00C62361" w:rsidRPr="00E66B1A" w14:paraId="09A48C7E" w14:textId="77777777" w:rsidTr="00C62361">
        <w:tc>
          <w:tcPr>
            <w:tcW w:w="2695" w:type="dxa"/>
            <w:vAlign w:val="center"/>
          </w:tcPr>
          <w:p w14:paraId="12E05F63" w14:textId="2E489C03" w:rsidR="00C62361" w:rsidRPr="00E66B1A" w:rsidRDefault="00A634FB"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Origin</w:t>
            </w:r>
            <w:r w:rsidR="00C62361" w:rsidRPr="00E66B1A">
              <w:rPr>
                <w:rFonts w:ascii="Times New Roman" w:hAnsi="Times New Roman" w:cs="Times New Roman"/>
                <w:sz w:val="20"/>
                <w:szCs w:val="20"/>
              </w:rPr>
              <w:t xml:space="preserve"> [NOR]</w:t>
            </w:r>
          </w:p>
        </w:tc>
        <w:tc>
          <w:tcPr>
            <w:tcW w:w="900" w:type="dxa"/>
            <w:vAlign w:val="center"/>
          </w:tcPr>
          <w:p w14:paraId="44B80D91" w14:textId="32BC0711"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1.013</w:t>
            </w:r>
          </w:p>
        </w:tc>
        <w:tc>
          <w:tcPr>
            <w:tcW w:w="990" w:type="dxa"/>
            <w:vAlign w:val="center"/>
          </w:tcPr>
          <w:p w14:paraId="63ED3AC8" w14:textId="7267F8E1"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0.380</w:t>
            </w:r>
          </w:p>
        </w:tc>
        <w:tc>
          <w:tcPr>
            <w:tcW w:w="1440" w:type="dxa"/>
            <w:vAlign w:val="center"/>
          </w:tcPr>
          <w:p w14:paraId="1EF4F2F5" w14:textId="31D37955"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361974D9" w14:textId="2A23F4D6"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7.8e-03</w:t>
            </w:r>
          </w:p>
        </w:tc>
      </w:tr>
      <w:tr w:rsidR="00C62361" w:rsidRPr="00E66B1A" w14:paraId="3609EDAA" w14:textId="77777777" w:rsidTr="00C62361">
        <w:tc>
          <w:tcPr>
            <w:tcW w:w="2695" w:type="dxa"/>
            <w:vAlign w:val="center"/>
          </w:tcPr>
          <w:p w14:paraId="08AE6138" w14:textId="18E28A4C" w:rsidR="00C62361" w:rsidRPr="00E66B1A" w:rsidRDefault="00C62361" w:rsidP="00E66B1A">
            <w:pPr>
              <w:spacing w:after="120"/>
              <w:jc w:val="center"/>
              <w:rPr>
                <w:rFonts w:ascii="Times New Roman" w:eastAsia="Times New Roman" w:hAnsi="Times New Roman" w:cs="Times New Roman"/>
                <w:sz w:val="20"/>
                <w:szCs w:val="20"/>
              </w:rPr>
            </w:pPr>
          </w:p>
        </w:tc>
        <w:tc>
          <w:tcPr>
            <w:tcW w:w="900" w:type="dxa"/>
            <w:vAlign w:val="center"/>
          </w:tcPr>
          <w:p w14:paraId="24D45199" w14:textId="45E045F9" w:rsidR="00C62361" w:rsidRPr="00E66B1A" w:rsidRDefault="00C62361" w:rsidP="00E66B1A">
            <w:pPr>
              <w:spacing w:after="120"/>
              <w:jc w:val="center"/>
              <w:rPr>
                <w:rFonts w:ascii="Times New Roman" w:eastAsia="Times New Roman" w:hAnsi="Times New Roman" w:cs="Times New Roman"/>
                <w:sz w:val="20"/>
                <w:szCs w:val="20"/>
              </w:rPr>
            </w:pPr>
          </w:p>
        </w:tc>
        <w:tc>
          <w:tcPr>
            <w:tcW w:w="990" w:type="dxa"/>
            <w:vAlign w:val="center"/>
          </w:tcPr>
          <w:p w14:paraId="004B3387" w14:textId="47E93C6B"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60046675" w14:textId="59BFC257"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23DB7AFC" w14:textId="2C8F6BE8" w:rsidR="00C62361" w:rsidRPr="00E66B1A" w:rsidRDefault="00C62361" w:rsidP="00E66B1A">
            <w:pPr>
              <w:spacing w:after="120"/>
              <w:jc w:val="center"/>
              <w:rPr>
                <w:rFonts w:ascii="Times New Roman" w:eastAsia="Times New Roman" w:hAnsi="Times New Roman" w:cs="Times New Roman"/>
                <w:sz w:val="20"/>
                <w:szCs w:val="20"/>
              </w:rPr>
            </w:pPr>
          </w:p>
        </w:tc>
      </w:tr>
      <w:tr w:rsidR="00C62361" w:rsidRPr="00E66B1A" w14:paraId="38DD955D" w14:textId="77777777" w:rsidTr="00C62361">
        <w:tc>
          <w:tcPr>
            <w:tcW w:w="2695" w:type="dxa"/>
            <w:vAlign w:val="center"/>
          </w:tcPr>
          <w:p w14:paraId="35EF5D9D" w14:textId="5B16815D"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Sex [Male]</w:t>
            </w:r>
          </w:p>
        </w:tc>
        <w:tc>
          <w:tcPr>
            <w:tcW w:w="900" w:type="dxa"/>
            <w:vAlign w:val="center"/>
          </w:tcPr>
          <w:p w14:paraId="3AE7151F" w14:textId="096DC25A"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-0.945</w:t>
            </w:r>
          </w:p>
        </w:tc>
        <w:tc>
          <w:tcPr>
            <w:tcW w:w="990" w:type="dxa"/>
            <w:vAlign w:val="center"/>
          </w:tcPr>
          <w:p w14:paraId="4E220BDF" w14:textId="52C5A9F2"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0.224</w:t>
            </w:r>
          </w:p>
        </w:tc>
        <w:tc>
          <w:tcPr>
            <w:tcW w:w="1440" w:type="dxa"/>
            <w:vAlign w:val="center"/>
          </w:tcPr>
          <w:p w14:paraId="0B2E3A0A" w14:textId="152B7721"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077544D0" w14:textId="50C6AF0B"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2.5e-05</w:t>
            </w:r>
          </w:p>
        </w:tc>
      </w:tr>
      <w:tr w:rsidR="00C62361" w:rsidRPr="00E66B1A" w14:paraId="04A3C904" w14:textId="77777777" w:rsidTr="00C62361">
        <w:tc>
          <w:tcPr>
            <w:tcW w:w="2695" w:type="dxa"/>
            <w:vAlign w:val="center"/>
          </w:tcPr>
          <w:p w14:paraId="27B7D44C" w14:textId="3F85EA48" w:rsidR="00C62361" w:rsidRPr="00E66B1A" w:rsidRDefault="00C62361" w:rsidP="00E66B1A">
            <w:pPr>
              <w:spacing w:after="120"/>
              <w:jc w:val="center"/>
              <w:rPr>
                <w:rFonts w:ascii="Times New Roman" w:eastAsia="Times New Roman" w:hAnsi="Times New Roman" w:cs="Times New Roman"/>
                <w:sz w:val="20"/>
                <w:szCs w:val="20"/>
              </w:rPr>
            </w:pPr>
          </w:p>
        </w:tc>
        <w:tc>
          <w:tcPr>
            <w:tcW w:w="900" w:type="dxa"/>
            <w:vAlign w:val="center"/>
          </w:tcPr>
          <w:p w14:paraId="52583456" w14:textId="0F7995F7" w:rsidR="00C62361" w:rsidRPr="00E66B1A" w:rsidRDefault="00C62361" w:rsidP="00E66B1A">
            <w:pPr>
              <w:spacing w:after="120"/>
              <w:jc w:val="center"/>
              <w:rPr>
                <w:rFonts w:ascii="Times New Roman" w:eastAsia="Times New Roman" w:hAnsi="Times New Roman" w:cs="Times New Roman"/>
                <w:sz w:val="20"/>
                <w:szCs w:val="20"/>
              </w:rPr>
            </w:pPr>
          </w:p>
        </w:tc>
        <w:tc>
          <w:tcPr>
            <w:tcW w:w="990" w:type="dxa"/>
            <w:vAlign w:val="center"/>
          </w:tcPr>
          <w:p w14:paraId="1CDCA115" w14:textId="467AD4FC"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571C744D" w14:textId="7149A07C"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79A6875C" w14:textId="309EA631" w:rsidR="00C62361" w:rsidRPr="00E66B1A" w:rsidRDefault="00C62361" w:rsidP="00E66B1A">
            <w:pPr>
              <w:spacing w:after="120"/>
              <w:jc w:val="center"/>
              <w:rPr>
                <w:rFonts w:ascii="Times New Roman" w:eastAsia="Times New Roman" w:hAnsi="Times New Roman" w:cs="Times New Roman"/>
                <w:sz w:val="20"/>
                <w:szCs w:val="20"/>
              </w:rPr>
            </w:pPr>
          </w:p>
        </w:tc>
      </w:tr>
      <w:tr w:rsidR="00C62361" w:rsidRPr="00E66B1A" w14:paraId="1C6ADDD3" w14:textId="77777777" w:rsidTr="00C62361">
        <w:tc>
          <w:tcPr>
            <w:tcW w:w="2695" w:type="dxa"/>
            <w:vAlign w:val="center"/>
          </w:tcPr>
          <w:p w14:paraId="1A6343D8" w14:textId="782538B3"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Generation*Sex [F1*Male]</w:t>
            </w:r>
          </w:p>
        </w:tc>
        <w:tc>
          <w:tcPr>
            <w:tcW w:w="900" w:type="dxa"/>
            <w:vAlign w:val="center"/>
          </w:tcPr>
          <w:p w14:paraId="6D2E8172" w14:textId="46FD26BC"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-0.354</w:t>
            </w:r>
          </w:p>
        </w:tc>
        <w:tc>
          <w:tcPr>
            <w:tcW w:w="990" w:type="dxa"/>
            <w:vAlign w:val="center"/>
          </w:tcPr>
          <w:p w14:paraId="2C28D34C" w14:textId="78C3CFF0"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0.373</w:t>
            </w:r>
          </w:p>
        </w:tc>
        <w:tc>
          <w:tcPr>
            <w:tcW w:w="1440" w:type="dxa"/>
            <w:vAlign w:val="center"/>
          </w:tcPr>
          <w:p w14:paraId="353EDF34" w14:textId="0B0D1BA2"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0.05</w:t>
            </w:r>
          </w:p>
        </w:tc>
        <w:tc>
          <w:tcPr>
            <w:tcW w:w="1440" w:type="dxa"/>
            <w:vAlign w:val="center"/>
          </w:tcPr>
          <w:p w14:paraId="4805AA80" w14:textId="364748BD"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0.34</w:t>
            </w:r>
          </w:p>
        </w:tc>
      </w:tr>
      <w:tr w:rsidR="00C62361" w:rsidRPr="00E66B1A" w14:paraId="2AEDA2E7" w14:textId="77777777" w:rsidTr="00C62361">
        <w:trPr>
          <w:trHeight w:val="76"/>
        </w:trPr>
        <w:tc>
          <w:tcPr>
            <w:tcW w:w="2695" w:type="dxa"/>
            <w:tcBorders>
              <w:bottom w:val="single" w:sz="4" w:space="0" w:color="auto"/>
            </w:tcBorders>
            <w:vAlign w:val="center"/>
          </w:tcPr>
          <w:p w14:paraId="4ACC9BA7" w14:textId="73E8ECAB"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Generation*Sex [NOR*Male]</w:t>
            </w:r>
          </w:p>
        </w:tc>
        <w:tc>
          <w:tcPr>
            <w:tcW w:w="900" w:type="dxa"/>
            <w:tcBorders>
              <w:bottom w:val="single" w:sz="4" w:space="0" w:color="auto"/>
            </w:tcBorders>
            <w:vAlign w:val="center"/>
          </w:tcPr>
          <w:p w14:paraId="267C31C2" w14:textId="49CC4B64"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-1.175</w:t>
            </w:r>
          </w:p>
        </w:tc>
        <w:tc>
          <w:tcPr>
            <w:tcW w:w="990" w:type="dxa"/>
            <w:tcBorders>
              <w:bottom w:val="single" w:sz="4" w:space="0" w:color="auto"/>
            </w:tcBorders>
            <w:vAlign w:val="center"/>
          </w:tcPr>
          <w:p w14:paraId="058D9C06" w14:textId="3D750B21"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0.504</w:t>
            </w:r>
          </w:p>
        </w:tc>
        <w:tc>
          <w:tcPr>
            <w:tcW w:w="1440" w:type="dxa"/>
            <w:tcBorders>
              <w:bottom w:val="single" w:sz="4" w:space="0" w:color="auto"/>
            </w:tcBorders>
            <w:vAlign w:val="center"/>
          </w:tcPr>
          <w:p w14:paraId="24A73CAB" w14:textId="515A6411"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tcBorders>
              <w:bottom w:val="single" w:sz="4" w:space="0" w:color="auto"/>
            </w:tcBorders>
            <w:vAlign w:val="center"/>
          </w:tcPr>
          <w:p w14:paraId="3ECF1F39" w14:textId="67BE5CF7"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0.02</w:t>
            </w:r>
          </w:p>
        </w:tc>
      </w:tr>
    </w:tbl>
    <w:p w14:paraId="24D317B3" w14:textId="5140EFAA" w:rsidR="00C62361" w:rsidRPr="00E66B1A" w:rsidRDefault="00C62361" w:rsidP="00E66B1A">
      <w:pPr>
        <w:spacing w:after="120" w:line="240" w:lineRule="auto"/>
        <w:rPr>
          <w:rFonts w:ascii="Times New Roman" w:eastAsia="Times New Roman" w:hAnsi="Times New Roman" w:cs="Times New Roman"/>
          <w:sz w:val="20"/>
          <w:szCs w:val="20"/>
        </w:rPr>
      </w:pPr>
    </w:p>
    <w:p w14:paraId="43372B18" w14:textId="77777777" w:rsidR="00C62361" w:rsidRPr="00E66B1A" w:rsidRDefault="00C62361" w:rsidP="00E66B1A">
      <w:pPr>
        <w:spacing w:after="120" w:line="240" w:lineRule="auto"/>
        <w:rPr>
          <w:rFonts w:ascii="Times New Roman" w:eastAsia="Times New Roman" w:hAnsi="Times New Roman" w:cs="Times New Roman"/>
          <w:sz w:val="20"/>
          <w:szCs w:val="20"/>
        </w:rPr>
      </w:pPr>
    </w:p>
    <w:p w14:paraId="1848738B" w14:textId="77777777" w:rsidR="0068209D" w:rsidRPr="00E66B1A" w:rsidRDefault="00042B1D" w:rsidP="00E66B1A">
      <w:pPr>
        <w:spacing w:after="120" w:line="240" w:lineRule="auto"/>
        <w:rPr>
          <w:rFonts w:ascii="Times New Roman" w:eastAsia="Times New Roman" w:hAnsi="Times New Roman" w:cs="Times New Roman"/>
          <w:b/>
          <w:color w:val="FF0000"/>
          <w:sz w:val="24"/>
          <w:szCs w:val="24"/>
        </w:rPr>
      </w:pPr>
      <w:r w:rsidRPr="00E66B1A">
        <w:rPr>
          <w:rFonts w:ascii="Times New Roman" w:eastAsia="Times New Roman" w:hAnsi="Times New Roman" w:cs="Times New Roman"/>
          <w:b/>
          <w:color w:val="FF0000"/>
          <w:sz w:val="24"/>
          <w:szCs w:val="24"/>
        </w:rPr>
        <w:t xml:space="preserve"> </w:t>
      </w:r>
    </w:p>
    <w:p w14:paraId="2E855D5C" w14:textId="77777777" w:rsidR="0068209D" w:rsidRPr="00E66B1A" w:rsidRDefault="0068209D" w:rsidP="00E66B1A">
      <w:pPr>
        <w:spacing w:after="120" w:line="240" w:lineRule="auto"/>
        <w:rPr>
          <w:rFonts w:ascii="Times New Roman" w:eastAsia="Times New Roman" w:hAnsi="Times New Roman" w:cs="Times New Roman"/>
          <w:b/>
          <w:sz w:val="24"/>
          <w:szCs w:val="24"/>
        </w:rPr>
      </w:pPr>
    </w:p>
    <w:p w14:paraId="4D5B5F4C" w14:textId="77777777" w:rsidR="0068209D" w:rsidRPr="00E66B1A" w:rsidRDefault="00042B1D" w:rsidP="00E66B1A">
      <w:pPr>
        <w:spacing w:after="120" w:line="240" w:lineRule="auto"/>
        <w:rPr>
          <w:rFonts w:ascii="Times New Roman" w:eastAsia="Times New Roman" w:hAnsi="Times New Roman" w:cs="Times New Roman"/>
          <w:b/>
          <w:sz w:val="24"/>
          <w:szCs w:val="24"/>
        </w:rPr>
      </w:pPr>
      <w:r w:rsidRPr="00E66B1A">
        <w:rPr>
          <w:rFonts w:ascii="Times New Roman" w:eastAsia="Times New Roman" w:hAnsi="Times New Roman" w:cs="Times New Roman"/>
          <w:b/>
          <w:sz w:val="24"/>
          <w:szCs w:val="24"/>
        </w:rPr>
        <w:t xml:space="preserve"> </w:t>
      </w:r>
    </w:p>
    <w:p w14:paraId="4563CE63"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51" w:name="_p47ofp7twyld" w:colFirst="0" w:colLast="0"/>
      <w:bookmarkEnd w:id="51"/>
      <w:r w:rsidRPr="00E66B1A">
        <w:rPr>
          <w:rFonts w:ascii="Times New Roman" w:hAnsi="Times New Roman" w:cs="Times New Roman"/>
        </w:rPr>
        <w:br w:type="page"/>
      </w:r>
    </w:p>
    <w:p w14:paraId="20F17566"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52" w:name="_37oepagghsmr" w:colFirst="0" w:colLast="0"/>
      <w:bookmarkEnd w:id="52"/>
      <w:r w:rsidRPr="00E66B1A">
        <w:rPr>
          <w:rFonts w:ascii="Times New Roman" w:eastAsia="Times New Roman" w:hAnsi="Times New Roman" w:cs="Times New Roman"/>
          <w:b/>
          <w:sz w:val="24"/>
          <w:szCs w:val="24"/>
          <w:u w:val="single"/>
        </w:rPr>
        <w:lastRenderedPageBreak/>
        <w:t>Figures</w:t>
      </w:r>
    </w:p>
    <w:p w14:paraId="07B51B91" w14:textId="45678539"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noProof/>
          <w:sz w:val="24"/>
          <w:szCs w:val="24"/>
          <w:lang w:val="en-US"/>
        </w:rPr>
        <w:drawing>
          <wp:inline distT="114300" distB="114300" distL="114300" distR="114300" wp14:anchorId="69F0CCFA" wp14:editId="59730093">
            <wp:extent cx="5943539" cy="3311334"/>
            <wp:effectExtent l="0" t="0" r="635" b="381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6"/>
                    <a:srcRect t="7603" b="13624"/>
                    <a:stretch/>
                  </pic:blipFill>
                  <pic:spPr bwMode="auto">
                    <a:xfrm>
                      <a:off x="0" y="0"/>
                      <a:ext cx="5943600" cy="3311368"/>
                    </a:xfrm>
                    <a:prstGeom prst="rect">
                      <a:avLst/>
                    </a:prstGeom>
                    <a:ln>
                      <a:noFill/>
                    </a:ln>
                    <a:extLst>
                      <a:ext uri="{53640926-AAD7-44D8-BBD7-CCE9431645EC}">
                        <a14:shadowObscured xmlns:a14="http://schemas.microsoft.com/office/drawing/2010/main"/>
                      </a:ext>
                    </a:extLst>
                  </pic:spPr>
                </pic:pic>
              </a:graphicData>
            </a:graphic>
          </wp:inline>
        </w:drawing>
      </w:r>
    </w:p>
    <w:p w14:paraId="49EF2C38" w14:textId="3295E0E1"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Fig. 1</w:t>
      </w:r>
      <w:r w:rsidRPr="00E66B1A">
        <w:rPr>
          <w:rFonts w:ascii="Times New Roman" w:eastAsia="Times New Roman" w:hAnsi="Times New Roman" w:cs="Times New Roman"/>
          <w:sz w:val="20"/>
          <w:szCs w:val="20"/>
        </w:rPr>
        <w:t xml:space="preserve"> Map of </w:t>
      </w:r>
      <w:r w:rsidR="00C62361" w:rsidRPr="00E66B1A">
        <w:rPr>
          <w:rFonts w:ascii="Times New Roman" w:eastAsia="Times New Roman" w:hAnsi="Times New Roman" w:cs="Times New Roman"/>
          <w:sz w:val="20"/>
          <w:szCs w:val="20"/>
        </w:rPr>
        <w:t xml:space="preserve">McKenzie River </w:t>
      </w:r>
      <w:r w:rsidR="0067330D" w:rsidRPr="00E66B1A">
        <w:rPr>
          <w:rFonts w:ascii="Times New Roman" w:eastAsia="Times New Roman" w:hAnsi="Times New Roman" w:cs="Times New Roman"/>
          <w:sz w:val="20"/>
          <w:szCs w:val="20"/>
        </w:rPr>
        <w:t>sub-basin</w:t>
      </w:r>
      <w:r w:rsidR="00C62361" w:rsidRPr="00E66B1A">
        <w:rPr>
          <w:rFonts w:ascii="Times New Roman" w:eastAsia="Times New Roman" w:hAnsi="Times New Roman" w:cs="Times New Roman"/>
          <w:sz w:val="20"/>
          <w:szCs w:val="20"/>
        </w:rPr>
        <w:t xml:space="preserve"> including Cougar Dam (gold point), McKenzie Hatchery (green point) and release sites on South Fork McKenzie River, above Cougar Dam (magenta circles). Data sources: ESRI World Hillshade, USGS NHDPlus HR</w:t>
      </w:r>
      <w:r w:rsidRPr="00E66B1A">
        <w:rPr>
          <w:rFonts w:ascii="Times New Roman" w:eastAsia="Times New Roman" w:hAnsi="Times New Roman" w:cs="Times New Roman"/>
          <w:sz w:val="20"/>
          <w:szCs w:val="20"/>
        </w:rPr>
        <w:t xml:space="preserve"> </w:t>
      </w:r>
    </w:p>
    <w:p w14:paraId="77803010"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0BC0E035" w14:textId="77777777" w:rsidR="0068209D" w:rsidRPr="00E66B1A" w:rsidRDefault="0068209D" w:rsidP="00E66B1A">
      <w:pPr>
        <w:spacing w:after="120" w:line="240" w:lineRule="auto"/>
        <w:rPr>
          <w:rFonts w:ascii="Times New Roman" w:eastAsia="Times New Roman" w:hAnsi="Times New Roman" w:cs="Times New Roman"/>
          <w:sz w:val="24"/>
          <w:szCs w:val="24"/>
        </w:rPr>
      </w:pPr>
    </w:p>
    <w:p w14:paraId="0166179E"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44A4AB04"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 </w:t>
      </w:r>
      <w:r w:rsidRPr="00E66B1A">
        <w:rPr>
          <w:rFonts w:ascii="Times New Roman" w:hAnsi="Times New Roman" w:cs="Times New Roman"/>
        </w:rPr>
        <w:br w:type="page"/>
      </w:r>
    </w:p>
    <w:p w14:paraId="7C418F25" w14:textId="605ED7BC" w:rsidR="0068209D" w:rsidRPr="00E66B1A" w:rsidRDefault="00C62361"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noProof/>
          <w:sz w:val="20"/>
          <w:szCs w:val="20"/>
          <w:lang w:val="en-US"/>
        </w:rPr>
        <w:lastRenderedPageBreak/>
        <w:drawing>
          <wp:inline distT="0" distB="0" distL="0" distR="0" wp14:anchorId="318731B2" wp14:editId="61A0360E">
            <wp:extent cx="4403324" cy="2699388"/>
            <wp:effectExtent l="0" t="0" r="3810" b="5715"/>
            <wp:docPr id="10" name="Picture 4" descr="A picture containing text, number, line, plot&#10;&#10;Description automatically generated">
              <a:extLst xmlns:a="http://schemas.openxmlformats.org/drawingml/2006/main">
                <a:ext uri="{FF2B5EF4-FFF2-40B4-BE49-F238E27FC236}">
                  <a16:creationId xmlns:a16="http://schemas.microsoft.com/office/drawing/2014/main" id="{E8338D53-A784-2C48-A862-5CD96983E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number, line, plot&#10;&#10;Description automatically generated">
                      <a:extLst>
                        <a:ext uri="{FF2B5EF4-FFF2-40B4-BE49-F238E27FC236}">
                          <a16:creationId xmlns:a16="http://schemas.microsoft.com/office/drawing/2014/main" id="{E8338D53-A784-2C48-A862-5CD96983E2C1}"/>
                        </a:ext>
                      </a:extLst>
                    </pic:cNvPr>
                    <pic:cNvPicPr>
                      <a:picLocks noChangeAspect="1"/>
                    </pic:cNvPicPr>
                  </pic:nvPicPr>
                  <pic:blipFill>
                    <a:blip r:embed="rId17"/>
                    <a:stretch>
                      <a:fillRect/>
                    </a:stretch>
                  </pic:blipFill>
                  <pic:spPr>
                    <a:xfrm>
                      <a:off x="0" y="0"/>
                      <a:ext cx="4404490" cy="2700103"/>
                    </a:xfrm>
                    <a:prstGeom prst="rect">
                      <a:avLst/>
                    </a:prstGeom>
                  </pic:spPr>
                </pic:pic>
              </a:graphicData>
            </a:graphic>
          </wp:inline>
        </w:drawing>
      </w:r>
    </w:p>
    <w:p w14:paraId="7A1D69CF" w14:textId="3F5DB37C"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Fig. 2 </w:t>
      </w:r>
      <w:r w:rsidRPr="00E66B1A">
        <w:rPr>
          <w:rFonts w:ascii="Times New Roman" w:eastAsia="Times New Roman" w:hAnsi="Times New Roman" w:cs="Times New Roman"/>
          <w:sz w:val="34"/>
          <w:szCs w:val="34"/>
          <w:vertAlign w:val="subscript"/>
        </w:rPr>
        <w:t>model</w:t>
      </w:r>
      <w:r w:rsidRPr="00E66B1A">
        <w:rPr>
          <w:rFonts w:ascii="Times New Roman" w:eastAsia="Times New Roman" w:hAnsi="Times New Roman" w:cs="Times New Roman"/>
          <w:sz w:val="20"/>
          <w:szCs w:val="20"/>
        </w:rPr>
        <w:t xml:space="preserve">RRS. </w:t>
      </w:r>
      <w:r w:rsidRPr="00E66B1A">
        <w:rPr>
          <w:rFonts w:ascii="Times New Roman" w:eastAsia="Times New Roman" w:hAnsi="Times New Roman" w:cs="Times New Roman"/>
          <w:i/>
          <w:sz w:val="20"/>
          <w:szCs w:val="20"/>
        </w:rPr>
        <w:t xml:space="preserve">Post-hoc </w:t>
      </w:r>
      <w:r w:rsidRPr="00E66B1A">
        <w:rPr>
          <w:rFonts w:ascii="Times New Roman" w:eastAsia="Times New Roman" w:hAnsi="Times New Roman" w:cs="Times New Roman"/>
          <w:sz w:val="20"/>
          <w:szCs w:val="20"/>
        </w:rPr>
        <w:t xml:space="preserve">contrasts of marginal mean TLF between different levels of </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n</w:t>
      </w:r>
      <w:r w:rsidRPr="00E66B1A">
        <w:rPr>
          <w:rFonts w:ascii="Times New Roman" w:eastAsia="Times New Roman" w:hAnsi="Times New Roman" w:cs="Times New Roman"/>
          <w:sz w:val="20"/>
          <w:szCs w:val="20"/>
        </w:rPr>
        <w:t xml:space="preserve"> in GLMM</w:t>
      </w:r>
      <w:r w:rsidRPr="00E66B1A">
        <w:rPr>
          <w:rFonts w:ascii="Times New Roman" w:eastAsia="Times New Roman" w:hAnsi="Times New Roman" w:cs="Times New Roman"/>
          <w:sz w:val="20"/>
          <w:szCs w:val="20"/>
          <w:vertAlign w:val="subscript"/>
        </w:rPr>
        <w:t xml:space="preserve">TLF </w:t>
      </w:r>
      <w:r w:rsidRPr="00E66B1A">
        <w:rPr>
          <w:rFonts w:ascii="Times New Roman" w:eastAsia="Times New Roman" w:hAnsi="Times New Roman" w:cs="Times New Roman"/>
          <w:sz w:val="20"/>
          <w:szCs w:val="20"/>
        </w:rPr>
        <w:t xml:space="preserve">after controlling for effects of </w:t>
      </w:r>
      <w:r w:rsidRPr="00E66B1A">
        <w:rPr>
          <w:rFonts w:ascii="Times New Roman" w:eastAsia="Times New Roman" w:hAnsi="Times New Roman" w:cs="Times New Roman"/>
          <w:i/>
          <w:sz w:val="20"/>
          <w:szCs w:val="20"/>
        </w:rPr>
        <w:t xml:space="preserve">body length </w:t>
      </w:r>
      <w:r w:rsidRPr="00E66B1A">
        <w:rPr>
          <w:rFonts w:ascii="Times New Roman" w:eastAsia="Times New Roman" w:hAnsi="Times New Roman" w:cs="Times New Roman"/>
          <w:sz w:val="20"/>
          <w:szCs w:val="20"/>
        </w:rPr>
        <w:t xml:space="preserve">and </w:t>
      </w:r>
      <w:r w:rsidRPr="00E66B1A">
        <w:rPr>
          <w:rFonts w:ascii="Times New Roman" w:eastAsia="Times New Roman" w:hAnsi="Times New Roman" w:cs="Times New Roman"/>
          <w:i/>
          <w:sz w:val="20"/>
          <w:szCs w:val="20"/>
        </w:rPr>
        <w:t>year</w:t>
      </w:r>
      <w:r w:rsidRPr="00E66B1A">
        <w:rPr>
          <w:rFonts w:ascii="Times New Roman" w:eastAsia="Times New Roman" w:hAnsi="Times New Roman" w:cs="Times New Roman"/>
          <w:sz w:val="20"/>
          <w:szCs w:val="20"/>
        </w:rPr>
        <w:t xml:space="preserve">. Error bars </w:t>
      </w:r>
      <w:r w:rsidR="0067330D" w:rsidRPr="00E66B1A">
        <w:rPr>
          <w:rFonts w:ascii="Times New Roman" w:eastAsia="Times New Roman" w:hAnsi="Times New Roman" w:cs="Times New Roman"/>
          <w:sz w:val="20"/>
          <w:szCs w:val="20"/>
        </w:rPr>
        <w:t>are</w:t>
      </w:r>
      <w:r w:rsidRPr="00E66B1A">
        <w:rPr>
          <w:rFonts w:ascii="Times New Roman" w:eastAsia="Times New Roman" w:hAnsi="Times New Roman" w:cs="Times New Roman"/>
          <w:sz w:val="20"/>
          <w:szCs w:val="20"/>
        </w:rPr>
        <w:t xml:space="preserve"> the standard error of the </w:t>
      </w:r>
      <w:r w:rsidRPr="00E66B1A">
        <w:rPr>
          <w:rFonts w:ascii="Times New Roman" w:eastAsia="Times New Roman" w:hAnsi="Times New Roman" w:cs="Times New Roman"/>
          <w:sz w:val="20"/>
          <w:szCs w:val="20"/>
          <w:vertAlign w:val="subscript"/>
        </w:rPr>
        <w:t>model</w:t>
      </w:r>
      <w:r w:rsidRPr="00E66B1A">
        <w:rPr>
          <w:rFonts w:ascii="Times New Roman" w:eastAsia="Times New Roman" w:hAnsi="Times New Roman" w:cs="Times New Roman"/>
          <w:sz w:val="20"/>
          <w:szCs w:val="20"/>
        </w:rPr>
        <w:t>RRS estimate. Horizontal line at RRS = 1 indicated equal fitness between the two groups.</w:t>
      </w:r>
    </w:p>
    <w:p w14:paraId="557135A4"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7323AFC3"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3B1ACE37"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0E65EFEC"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77B1DF56"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7DD1E5B1"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7865B673"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7115636B"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5C93F3A2"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32F6801E"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359DD8D0"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03937C35"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r w:rsidRPr="00E66B1A">
        <w:rPr>
          <w:rFonts w:ascii="Times New Roman" w:hAnsi="Times New Roman" w:cs="Times New Roman"/>
        </w:rPr>
        <w:br w:type="page"/>
      </w:r>
    </w:p>
    <w:p w14:paraId="4C10AC29" w14:textId="71764AC5" w:rsidR="0068209D" w:rsidRPr="00E66B1A" w:rsidRDefault="00C62361"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noProof/>
          <w:sz w:val="20"/>
          <w:szCs w:val="20"/>
          <w:lang w:val="en-US"/>
        </w:rPr>
        <w:lastRenderedPageBreak/>
        <w:drawing>
          <wp:inline distT="0" distB="0" distL="0" distR="0" wp14:anchorId="621F5F60" wp14:editId="6814CD68">
            <wp:extent cx="3997618" cy="2316141"/>
            <wp:effectExtent l="0" t="0" r="3175" b="0"/>
            <wp:docPr id="7" name="Picture 6" descr="A picture containing text, diagram, line, plot&#10;&#10;Description automatically generated">
              <a:extLst xmlns:a="http://schemas.openxmlformats.org/drawingml/2006/main">
                <a:ext uri="{FF2B5EF4-FFF2-40B4-BE49-F238E27FC236}">
                  <a16:creationId xmlns:a16="http://schemas.microsoft.com/office/drawing/2014/main" id="{E452685F-60E8-B440-9FBB-CC3C113FE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diagram, line, plot&#10;&#10;Description automatically generated">
                      <a:extLst>
                        <a:ext uri="{FF2B5EF4-FFF2-40B4-BE49-F238E27FC236}">
                          <a16:creationId xmlns:a16="http://schemas.microsoft.com/office/drawing/2014/main" id="{E452685F-60E8-B440-9FBB-CC3C113FE0C1}"/>
                        </a:ext>
                      </a:extLst>
                    </pic:cNvPr>
                    <pic:cNvPicPr>
                      <a:picLocks noChangeAspect="1"/>
                    </pic:cNvPicPr>
                  </pic:nvPicPr>
                  <pic:blipFill>
                    <a:blip r:embed="rId18"/>
                    <a:stretch>
                      <a:fillRect/>
                    </a:stretch>
                  </pic:blipFill>
                  <pic:spPr>
                    <a:xfrm>
                      <a:off x="0" y="0"/>
                      <a:ext cx="4006580" cy="2321334"/>
                    </a:xfrm>
                    <a:prstGeom prst="rect">
                      <a:avLst/>
                    </a:prstGeom>
                  </pic:spPr>
                </pic:pic>
              </a:graphicData>
            </a:graphic>
          </wp:inline>
        </w:drawing>
      </w:r>
    </w:p>
    <w:p w14:paraId="36A96F7F" w14:textId="0D015590"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Fig. 3 </w:t>
      </w:r>
      <w:r w:rsidRPr="00E66B1A">
        <w:rPr>
          <w:rFonts w:ascii="Times New Roman" w:eastAsia="Times New Roman" w:hAnsi="Times New Roman" w:cs="Times New Roman"/>
          <w:sz w:val="34"/>
          <w:szCs w:val="34"/>
          <w:vertAlign w:val="subscript"/>
        </w:rPr>
        <w:t>Δ</w:t>
      </w:r>
      <w:r w:rsidRPr="00E66B1A">
        <w:rPr>
          <w:rFonts w:ascii="Times New Roman" w:eastAsia="Times New Roman" w:hAnsi="Times New Roman" w:cs="Times New Roman"/>
          <w:sz w:val="20"/>
          <w:szCs w:val="20"/>
        </w:rPr>
        <w:t>RRS. Error bars are maximum likelihood based 95% confidence intervals. The confidence interval for the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 xml:space="preserve"> </w:t>
      </w:r>
      <w:r w:rsidRPr="00E66B1A">
        <w:rPr>
          <w:rFonts w:ascii="Times New Roman" w:eastAsia="Times New Roman" w:hAnsi="Times New Roman" w:cs="Times New Roman"/>
          <w:i/>
          <w:sz w:val="20"/>
          <w:szCs w:val="20"/>
        </w:rPr>
        <w:t>vs</w:t>
      </w:r>
      <w:r w:rsidR="00E66B1A" w:rsidRPr="00E66B1A">
        <w:rPr>
          <w:rFonts w:ascii="Times New Roman" w:eastAsia="Times New Roman" w:hAnsi="Times New Roman" w:cs="Times New Roman"/>
          <w:i/>
          <w:sz w:val="20"/>
          <w:szCs w:val="20"/>
        </w:rPr>
        <w:t>.</w:t>
      </w:r>
      <w:r w:rsidRPr="00E66B1A">
        <w:rPr>
          <w:rFonts w:ascii="Times New Roman" w:eastAsia="Times New Roman" w:hAnsi="Times New Roman" w:cs="Times New Roman"/>
          <w:i/>
          <w:sz w:val="20"/>
          <w:szCs w:val="20"/>
        </w:rPr>
        <w:t xml:space="preserve"> </w:t>
      </w:r>
      <w:r w:rsidRPr="00E66B1A">
        <w:rPr>
          <w:rFonts w:ascii="Times New Roman" w:eastAsia="Times New Roman" w:hAnsi="Times New Roman" w:cs="Times New Roman"/>
          <w:sz w:val="20"/>
          <w:szCs w:val="20"/>
        </w:rPr>
        <w:t>NOR contrast extends beyond the plot extent.</w:t>
      </w:r>
    </w:p>
    <w:p w14:paraId="1D27235F"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0184AAE3"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599C82DB"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6454F4D5"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 </w:t>
      </w:r>
      <w:r w:rsidRPr="00E66B1A">
        <w:rPr>
          <w:rFonts w:ascii="Times New Roman" w:hAnsi="Times New Roman" w:cs="Times New Roman"/>
        </w:rPr>
        <w:br w:type="page"/>
      </w:r>
    </w:p>
    <w:p w14:paraId="2A417C8D" w14:textId="7EB53320" w:rsidR="0068209D" w:rsidRPr="00E66B1A" w:rsidRDefault="006E696E"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noProof/>
          <w:sz w:val="20"/>
          <w:szCs w:val="20"/>
          <w:lang w:val="en-US"/>
        </w:rPr>
        <w:lastRenderedPageBreak/>
        <w:drawing>
          <wp:inline distT="0" distB="0" distL="0" distR="0" wp14:anchorId="08775FCB" wp14:editId="6DCDBDE3">
            <wp:extent cx="4213356" cy="2594185"/>
            <wp:effectExtent l="0" t="0" r="3175" b="0"/>
            <wp:docPr id="12" name="Picture 12" descr="A picture containing tex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number,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8827" cy="2597553"/>
                    </a:xfrm>
                    <a:prstGeom prst="rect">
                      <a:avLst/>
                    </a:prstGeom>
                  </pic:spPr>
                </pic:pic>
              </a:graphicData>
            </a:graphic>
          </wp:inline>
        </w:drawing>
      </w:r>
    </w:p>
    <w:p w14:paraId="2D53F9A7"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Fig. 4 </w:t>
      </w:r>
      <w:r w:rsidRPr="00E66B1A">
        <w:rPr>
          <w:rFonts w:ascii="Times New Roman" w:eastAsia="Times New Roman" w:hAnsi="Times New Roman" w:cs="Times New Roman"/>
          <w:sz w:val="20"/>
          <w:szCs w:val="20"/>
        </w:rPr>
        <w:t xml:space="preserve">Estimated proportion of age-5 </w:t>
      </w:r>
      <w:r w:rsidRPr="00E66B1A">
        <w:rPr>
          <w:rFonts w:ascii="Times New Roman" w:eastAsia="Times New Roman" w:hAnsi="Times New Roman" w:cs="Times New Roman"/>
          <w:i/>
          <w:sz w:val="20"/>
          <w:szCs w:val="20"/>
        </w:rPr>
        <w:t>vs.</w:t>
      </w:r>
      <w:r w:rsidRPr="00E66B1A">
        <w:rPr>
          <w:rFonts w:ascii="Times New Roman" w:eastAsia="Times New Roman" w:hAnsi="Times New Roman" w:cs="Times New Roman"/>
          <w:sz w:val="20"/>
          <w:szCs w:val="20"/>
        </w:rPr>
        <w:t xml:space="preserve"> age-4 female (left panel) and male (right panel) offspring produced by HORs,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s and NORs. Error bars are 95% confidence limits of the estimates.</w:t>
      </w:r>
      <w:r w:rsidRPr="00E66B1A">
        <w:rPr>
          <w:rFonts w:ascii="Times New Roman" w:eastAsia="Times New Roman" w:hAnsi="Times New Roman" w:cs="Times New Roman"/>
          <w:sz w:val="20"/>
          <w:szCs w:val="20"/>
        </w:rPr>
        <w:br/>
      </w:r>
    </w:p>
    <w:p w14:paraId="099D39A3"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53" w:name="_x4id9kpjg5bv" w:colFirst="0" w:colLast="0"/>
      <w:bookmarkEnd w:id="53"/>
      <w:r w:rsidRPr="00E66B1A">
        <w:rPr>
          <w:rFonts w:ascii="Times New Roman" w:hAnsi="Times New Roman" w:cs="Times New Roman"/>
        </w:rPr>
        <w:br w:type="page"/>
      </w:r>
    </w:p>
    <w:p w14:paraId="6FB8DE01"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54" w:name="_7lw0bw664hda" w:colFirst="0" w:colLast="0"/>
      <w:bookmarkEnd w:id="54"/>
      <w:r w:rsidRPr="00E66B1A">
        <w:rPr>
          <w:rFonts w:ascii="Times New Roman" w:eastAsia="Times New Roman" w:hAnsi="Times New Roman" w:cs="Times New Roman"/>
          <w:b/>
          <w:sz w:val="24"/>
          <w:szCs w:val="24"/>
          <w:u w:val="single"/>
        </w:rPr>
        <w:lastRenderedPageBreak/>
        <w:t>Supplemental Tables</w:t>
      </w:r>
    </w:p>
    <w:p w14:paraId="384EEBC9" w14:textId="30A6FF02" w:rsidR="0068209D" w:rsidRPr="00E66B1A" w:rsidRDefault="0068209D" w:rsidP="00E66B1A">
      <w:pPr>
        <w:spacing w:after="120" w:line="240" w:lineRule="auto"/>
        <w:rPr>
          <w:rFonts w:ascii="Times New Roman" w:eastAsia="Times New Roman" w:hAnsi="Times New Roman" w:cs="Times New Roman"/>
          <w:sz w:val="24"/>
          <w:szCs w:val="24"/>
        </w:rPr>
      </w:pPr>
    </w:p>
    <w:p w14:paraId="46B8566F" w14:textId="5A26D02A"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Supplemental Table 1</w:t>
      </w:r>
      <w:r w:rsidRPr="00E66B1A">
        <w:rPr>
          <w:rFonts w:ascii="Times New Roman" w:eastAsia="Times New Roman" w:hAnsi="Times New Roman" w:cs="Times New Roman"/>
          <w:sz w:val="20"/>
          <w:szCs w:val="20"/>
        </w:rPr>
        <w:t xml:space="preserve"> Sex ratios by </w:t>
      </w:r>
      <w:r w:rsidR="00A634FB" w:rsidRPr="00E66B1A">
        <w:rPr>
          <w:rFonts w:ascii="Times New Roman" w:eastAsia="Times New Roman" w:hAnsi="Times New Roman" w:cs="Times New Roman"/>
          <w:sz w:val="20"/>
          <w:szCs w:val="20"/>
        </w:rPr>
        <w:t>origin</w:t>
      </w:r>
      <w:r w:rsidRPr="00E66B1A">
        <w:rPr>
          <w:rFonts w:ascii="Times New Roman" w:eastAsia="Times New Roman" w:hAnsi="Times New Roman" w:cs="Times New Roman"/>
          <w:sz w:val="20"/>
          <w:szCs w:val="20"/>
        </w:rPr>
        <w:t>.</w:t>
      </w:r>
    </w:p>
    <w:p w14:paraId="3E95F1D2" w14:textId="77777777" w:rsidR="00CE40DE" w:rsidRPr="00E66B1A" w:rsidRDefault="00CE40DE" w:rsidP="00E66B1A">
      <w:pPr>
        <w:spacing w:after="120" w:line="240" w:lineRule="auto"/>
        <w:rPr>
          <w:rFonts w:ascii="Times New Roman" w:eastAsia="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595"/>
        <w:gridCol w:w="696"/>
        <w:gridCol w:w="1150"/>
      </w:tblGrid>
      <w:tr w:rsidR="00CE40DE" w:rsidRPr="00E66B1A" w14:paraId="5036DACA" w14:textId="77777777" w:rsidTr="00CE40DE">
        <w:tc>
          <w:tcPr>
            <w:tcW w:w="236" w:type="dxa"/>
            <w:tcBorders>
              <w:top w:val="single" w:sz="4" w:space="0" w:color="auto"/>
              <w:bottom w:val="single" w:sz="4" w:space="0" w:color="auto"/>
            </w:tcBorders>
            <w:vAlign w:val="center"/>
          </w:tcPr>
          <w:p w14:paraId="7F8AE38A" w14:textId="67900020" w:rsidR="00CE40DE" w:rsidRPr="00E66B1A" w:rsidRDefault="00A634FB"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Origin</w:t>
            </w:r>
          </w:p>
        </w:tc>
        <w:tc>
          <w:tcPr>
            <w:tcW w:w="236" w:type="dxa"/>
            <w:tcBorders>
              <w:top w:val="single" w:sz="4" w:space="0" w:color="auto"/>
              <w:bottom w:val="single" w:sz="4" w:space="0" w:color="auto"/>
            </w:tcBorders>
            <w:vAlign w:val="center"/>
          </w:tcPr>
          <w:p w14:paraId="0E48118F" w14:textId="6D7FAB66"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n</w:t>
            </w:r>
            <w:r w:rsidRPr="00E66B1A">
              <w:rPr>
                <w:rFonts w:ascii="Times New Roman" w:hAnsi="Times New Roman" w:cs="Times New Roman"/>
                <w:b/>
                <w:bCs/>
                <w:sz w:val="20"/>
                <w:szCs w:val="20"/>
                <w:vertAlign w:val="subscript"/>
              </w:rPr>
              <w:t>male</w:t>
            </w:r>
          </w:p>
        </w:tc>
        <w:tc>
          <w:tcPr>
            <w:tcW w:w="236" w:type="dxa"/>
            <w:tcBorders>
              <w:top w:val="single" w:sz="4" w:space="0" w:color="auto"/>
              <w:bottom w:val="single" w:sz="4" w:space="0" w:color="auto"/>
            </w:tcBorders>
            <w:vAlign w:val="center"/>
          </w:tcPr>
          <w:p w14:paraId="7DD64821" w14:textId="55DF57B2"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n</w:t>
            </w:r>
            <w:r w:rsidRPr="00E66B1A">
              <w:rPr>
                <w:rFonts w:ascii="Times New Roman" w:hAnsi="Times New Roman" w:cs="Times New Roman"/>
                <w:b/>
                <w:bCs/>
                <w:sz w:val="20"/>
                <w:szCs w:val="20"/>
                <w:vertAlign w:val="subscript"/>
              </w:rPr>
              <w:t>female</w:t>
            </w:r>
          </w:p>
        </w:tc>
        <w:tc>
          <w:tcPr>
            <w:tcW w:w="236" w:type="dxa"/>
            <w:tcBorders>
              <w:top w:val="single" w:sz="4" w:space="0" w:color="auto"/>
              <w:bottom w:val="single" w:sz="4" w:space="0" w:color="auto"/>
            </w:tcBorders>
            <w:vAlign w:val="center"/>
          </w:tcPr>
          <w:p w14:paraId="209A0823" w14:textId="74343A60"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proportion female</w:t>
            </w:r>
          </w:p>
        </w:tc>
      </w:tr>
      <w:tr w:rsidR="00CE40DE" w:rsidRPr="00E66B1A" w14:paraId="69E01E9F" w14:textId="77777777" w:rsidTr="00CE40DE">
        <w:tc>
          <w:tcPr>
            <w:tcW w:w="236" w:type="dxa"/>
            <w:tcBorders>
              <w:top w:val="single" w:sz="4" w:space="0" w:color="auto"/>
            </w:tcBorders>
            <w:vAlign w:val="center"/>
          </w:tcPr>
          <w:p w14:paraId="63745A70" w14:textId="12B0789A"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HOR</w:t>
            </w:r>
          </w:p>
        </w:tc>
        <w:tc>
          <w:tcPr>
            <w:tcW w:w="236" w:type="dxa"/>
            <w:tcBorders>
              <w:top w:val="single" w:sz="4" w:space="0" w:color="auto"/>
            </w:tcBorders>
            <w:vAlign w:val="center"/>
          </w:tcPr>
          <w:p w14:paraId="01BE597A" w14:textId="170F6C03"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771</w:t>
            </w:r>
          </w:p>
        </w:tc>
        <w:tc>
          <w:tcPr>
            <w:tcW w:w="236" w:type="dxa"/>
            <w:tcBorders>
              <w:top w:val="single" w:sz="4" w:space="0" w:color="auto"/>
            </w:tcBorders>
            <w:vAlign w:val="center"/>
          </w:tcPr>
          <w:p w14:paraId="7E7B482D" w14:textId="45AF6E2E"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1254</w:t>
            </w:r>
          </w:p>
        </w:tc>
        <w:tc>
          <w:tcPr>
            <w:tcW w:w="236" w:type="dxa"/>
            <w:tcBorders>
              <w:top w:val="single" w:sz="4" w:space="0" w:color="auto"/>
            </w:tcBorders>
            <w:vAlign w:val="center"/>
          </w:tcPr>
          <w:p w14:paraId="5A8CE2A8" w14:textId="7622B24D"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0.62</w:t>
            </w:r>
          </w:p>
        </w:tc>
      </w:tr>
      <w:tr w:rsidR="00CE40DE" w:rsidRPr="00E66B1A" w14:paraId="74945042" w14:textId="77777777" w:rsidTr="00CE40DE">
        <w:tc>
          <w:tcPr>
            <w:tcW w:w="236" w:type="dxa"/>
            <w:vAlign w:val="center"/>
          </w:tcPr>
          <w:p w14:paraId="5603A090" w14:textId="2C1F1AC7"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F</w:t>
            </w:r>
            <w:r w:rsidRPr="00E66B1A">
              <w:rPr>
                <w:rFonts w:ascii="Times New Roman" w:hAnsi="Times New Roman" w:cs="Times New Roman"/>
                <w:sz w:val="20"/>
                <w:szCs w:val="20"/>
                <w:vertAlign w:val="subscript"/>
              </w:rPr>
              <w:t>1</w:t>
            </w:r>
          </w:p>
        </w:tc>
        <w:tc>
          <w:tcPr>
            <w:tcW w:w="236" w:type="dxa"/>
            <w:vAlign w:val="center"/>
          </w:tcPr>
          <w:p w14:paraId="6433963E" w14:textId="4052FFDC"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278</w:t>
            </w:r>
          </w:p>
        </w:tc>
        <w:tc>
          <w:tcPr>
            <w:tcW w:w="236" w:type="dxa"/>
            <w:vAlign w:val="center"/>
          </w:tcPr>
          <w:p w14:paraId="2A17B1E0" w14:textId="4B2E8445"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187</w:t>
            </w:r>
          </w:p>
        </w:tc>
        <w:tc>
          <w:tcPr>
            <w:tcW w:w="236" w:type="dxa"/>
            <w:vAlign w:val="center"/>
          </w:tcPr>
          <w:p w14:paraId="6A0FA0AF" w14:textId="529533BE"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0.40</w:t>
            </w:r>
          </w:p>
        </w:tc>
      </w:tr>
      <w:tr w:rsidR="00CE40DE" w:rsidRPr="00E66B1A" w14:paraId="4FBABF36" w14:textId="77777777" w:rsidTr="00CE40DE">
        <w:tc>
          <w:tcPr>
            <w:tcW w:w="236" w:type="dxa"/>
            <w:tcBorders>
              <w:bottom w:val="single" w:sz="4" w:space="0" w:color="auto"/>
            </w:tcBorders>
            <w:vAlign w:val="center"/>
          </w:tcPr>
          <w:p w14:paraId="78D7E963" w14:textId="40EED059"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NOR</w:t>
            </w:r>
          </w:p>
        </w:tc>
        <w:tc>
          <w:tcPr>
            <w:tcW w:w="236" w:type="dxa"/>
            <w:tcBorders>
              <w:bottom w:val="single" w:sz="4" w:space="0" w:color="auto"/>
            </w:tcBorders>
            <w:vAlign w:val="center"/>
          </w:tcPr>
          <w:p w14:paraId="0E216D16" w14:textId="24BBB562"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153</w:t>
            </w:r>
          </w:p>
        </w:tc>
        <w:tc>
          <w:tcPr>
            <w:tcW w:w="236" w:type="dxa"/>
            <w:tcBorders>
              <w:bottom w:val="single" w:sz="4" w:space="0" w:color="auto"/>
            </w:tcBorders>
            <w:vAlign w:val="center"/>
          </w:tcPr>
          <w:p w14:paraId="33628AAF" w14:textId="502A3C47"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84</w:t>
            </w:r>
          </w:p>
        </w:tc>
        <w:tc>
          <w:tcPr>
            <w:tcW w:w="236" w:type="dxa"/>
            <w:tcBorders>
              <w:bottom w:val="single" w:sz="4" w:space="0" w:color="auto"/>
            </w:tcBorders>
            <w:vAlign w:val="center"/>
          </w:tcPr>
          <w:p w14:paraId="666F1D0F" w14:textId="7F575B29"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0.35</w:t>
            </w:r>
          </w:p>
        </w:tc>
      </w:tr>
    </w:tbl>
    <w:p w14:paraId="28D8C70D" w14:textId="4C5A4856" w:rsidR="0068209D" w:rsidRPr="00E66B1A" w:rsidRDefault="00042B1D" w:rsidP="00E66B1A">
      <w:pPr>
        <w:spacing w:after="120" w:line="240" w:lineRule="auto"/>
        <w:rPr>
          <w:rFonts w:ascii="Times New Roman" w:eastAsia="Times New Roman" w:hAnsi="Times New Roman" w:cs="Times New Roman"/>
          <w:b/>
          <w:sz w:val="24"/>
          <w:szCs w:val="24"/>
        </w:rPr>
      </w:pPr>
      <w:r w:rsidRPr="00E66B1A">
        <w:rPr>
          <w:rFonts w:ascii="Times New Roman" w:eastAsia="Times New Roman" w:hAnsi="Times New Roman" w:cs="Times New Roman"/>
          <w:b/>
          <w:sz w:val="24"/>
          <w:szCs w:val="24"/>
        </w:rPr>
        <w:t xml:space="preserve"> </w:t>
      </w:r>
    </w:p>
    <w:p w14:paraId="4E83CDD6" w14:textId="77777777" w:rsidR="00CE40DE" w:rsidRPr="00E66B1A" w:rsidRDefault="00CE40DE" w:rsidP="00E66B1A">
      <w:pPr>
        <w:spacing w:after="120" w:line="240" w:lineRule="auto"/>
        <w:rPr>
          <w:rFonts w:ascii="Times New Roman" w:eastAsia="Times New Roman" w:hAnsi="Times New Roman" w:cs="Times New Roman"/>
          <w:b/>
          <w:sz w:val="24"/>
          <w:szCs w:val="24"/>
        </w:rPr>
      </w:pPr>
    </w:p>
    <w:p w14:paraId="0E30E287" w14:textId="77777777" w:rsidR="00CE40DE" w:rsidRPr="00E66B1A" w:rsidRDefault="00CE40DE" w:rsidP="00E66B1A">
      <w:pPr>
        <w:spacing w:after="120" w:line="240" w:lineRule="auto"/>
        <w:rPr>
          <w:rFonts w:ascii="Times New Roman" w:eastAsia="Times New Roman" w:hAnsi="Times New Roman" w:cs="Times New Roman"/>
          <w:b/>
          <w:sz w:val="24"/>
          <w:szCs w:val="24"/>
        </w:rPr>
      </w:pPr>
    </w:p>
    <w:p w14:paraId="0E6C4911" w14:textId="154E34ED"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Supplemental Table 2 </w:t>
      </w:r>
      <w:r w:rsidRPr="00E66B1A">
        <w:rPr>
          <w:rFonts w:ascii="Times New Roman" w:eastAsia="Times New Roman" w:hAnsi="Times New Roman" w:cs="Times New Roman"/>
          <w:sz w:val="20"/>
          <w:szCs w:val="20"/>
        </w:rPr>
        <w:t>GLMM</w:t>
      </w:r>
      <w:r w:rsidRPr="00E66B1A">
        <w:rPr>
          <w:rFonts w:ascii="Times New Roman" w:eastAsia="Times New Roman" w:hAnsi="Times New Roman" w:cs="Times New Roman"/>
          <w:sz w:val="20"/>
          <w:szCs w:val="20"/>
          <w:vertAlign w:val="subscript"/>
        </w:rPr>
        <w:t xml:space="preserve">  </w:t>
      </w:r>
      <w:r w:rsidRPr="00E66B1A">
        <w:rPr>
          <w:rFonts w:ascii="Times New Roman" w:eastAsia="Times New Roman" w:hAnsi="Times New Roman" w:cs="Times New Roman"/>
          <w:sz w:val="20"/>
          <w:szCs w:val="20"/>
        </w:rPr>
        <w:t>model fit with final predictors from GLMM</w:t>
      </w:r>
      <w:r w:rsidRPr="00E66B1A">
        <w:rPr>
          <w:rFonts w:ascii="Times New Roman" w:eastAsia="Times New Roman" w:hAnsi="Times New Roman" w:cs="Times New Roman"/>
          <w:sz w:val="20"/>
          <w:szCs w:val="20"/>
          <w:vertAlign w:val="subscript"/>
        </w:rPr>
        <w:t>TLF</w:t>
      </w:r>
      <w:r w:rsidRPr="00E66B1A">
        <w:rPr>
          <w:rFonts w:ascii="Times New Roman" w:eastAsia="Times New Roman" w:hAnsi="Times New Roman" w:cs="Times New Roman"/>
          <w:sz w:val="20"/>
          <w:szCs w:val="20"/>
        </w:rPr>
        <w:t xml:space="preserve"> and </w:t>
      </w:r>
      <w:r w:rsidRPr="00E66B1A">
        <w:rPr>
          <w:rFonts w:ascii="Times New Roman" w:eastAsia="Times New Roman" w:hAnsi="Times New Roman" w:cs="Times New Roman"/>
          <w:i/>
          <w:sz w:val="20"/>
          <w:szCs w:val="20"/>
        </w:rPr>
        <w:t>release day</w:t>
      </w:r>
      <w:r w:rsidRPr="00E66B1A">
        <w:rPr>
          <w:rFonts w:ascii="Times New Roman" w:eastAsia="Times New Roman" w:hAnsi="Times New Roman" w:cs="Times New Roman"/>
          <w:sz w:val="20"/>
          <w:szCs w:val="20"/>
        </w:rPr>
        <w:t xml:space="preserve">. Estimated effect (β) and standard error (s.e.) of each fixed predictor on the link scale (log) for predictors. The null hypothesis that each predictor did not significantly improve the model fit was tested with a likelihood ratio test (LRT p-value). The null hypothesis that each predictor has an effect significantly different from zero for continuous predictors and different from the focal level for categorical variables was evaluated with the Wald test (Wald p-value). Focal level for </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n</w:t>
      </w:r>
      <w:r w:rsidRPr="00E66B1A">
        <w:rPr>
          <w:rFonts w:ascii="Times New Roman" w:eastAsia="Times New Roman" w:hAnsi="Times New Roman" w:cs="Times New Roman"/>
          <w:sz w:val="20"/>
          <w:szCs w:val="20"/>
        </w:rPr>
        <w:t xml:space="preserve"> was HOR, and </w:t>
      </w:r>
      <w:r w:rsidRPr="00E66B1A">
        <w:rPr>
          <w:rFonts w:ascii="Times New Roman" w:eastAsia="Times New Roman" w:hAnsi="Times New Roman" w:cs="Times New Roman"/>
          <w:i/>
          <w:sz w:val="20"/>
          <w:szCs w:val="20"/>
        </w:rPr>
        <w:t>year</w:t>
      </w:r>
      <w:r w:rsidRPr="00E66B1A">
        <w:rPr>
          <w:rFonts w:ascii="Times New Roman" w:eastAsia="Times New Roman" w:hAnsi="Times New Roman" w:cs="Times New Roman"/>
          <w:sz w:val="20"/>
          <w:szCs w:val="20"/>
        </w:rPr>
        <w:t xml:space="preserve"> was 2012. Estimated variance (</w:t>
      </w:r>
      <w:r w:rsidRPr="00E66B1A">
        <w:rPr>
          <w:rFonts w:ascii="Times New Roman" w:eastAsia="Times New Roman" w:hAnsi="Times New Roman" w:cs="Times New Roman"/>
          <w:sz w:val="20"/>
          <w:szCs w:val="20"/>
          <w:highlight w:val="white"/>
        </w:rPr>
        <w:t>σ</w:t>
      </w:r>
      <w:r w:rsidRPr="00E66B1A">
        <w:rPr>
          <w:rFonts w:ascii="Times New Roman" w:eastAsia="Times New Roman" w:hAnsi="Times New Roman" w:cs="Times New Roman"/>
          <w:sz w:val="20"/>
          <w:szCs w:val="20"/>
          <w:highlight w:val="white"/>
          <w:vertAlign w:val="superscript"/>
        </w:rPr>
        <w:t>2</w:t>
      </w:r>
      <w:r w:rsidRPr="00E66B1A">
        <w:rPr>
          <w:rFonts w:ascii="Times New Roman" w:eastAsia="Times New Roman" w:hAnsi="Times New Roman" w:cs="Times New Roman"/>
          <w:sz w:val="20"/>
          <w:szCs w:val="20"/>
          <w:highlight w:val="white"/>
        </w:rPr>
        <w:t>)</w:t>
      </w:r>
      <w:r w:rsidRPr="00E66B1A">
        <w:rPr>
          <w:rFonts w:ascii="Times New Roman" w:eastAsia="Times New Roman" w:hAnsi="Times New Roman" w:cs="Times New Roman"/>
          <w:sz w:val="20"/>
          <w:szCs w:val="20"/>
        </w:rPr>
        <w:t xml:space="preserve"> and standard deviation (s.d.) are presented for random effects. Significant p-values are in bold.</w:t>
      </w:r>
    </w:p>
    <w:p w14:paraId="2640E7CD" w14:textId="77777777" w:rsidR="00CE40DE" w:rsidRPr="00E66B1A" w:rsidRDefault="00CE40DE" w:rsidP="00E66B1A">
      <w:pPr>
        <w:spacing w:after="12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080"/>
        <w:gridCol w:w="1013"/>
        <w:gridCol w:w="1296"/>
        <w:gridCol w:w="1296"/>
      </w:tblGrid>
      <w:tr w:rsidR="00CE40DE" w:rsidRPr="00E66B1A" w14:paraId="0857283F" w14:textId="77777777" w:rsidTr="00CE40DE">
        <w:tc>
          <w:tcPr>
            <w:tcW w:w="1795" w:type="dxa"/>
            <w:tcBorders>
              <w:top w:val="single" w:sz="4" w:space="0" w:color="auto"/>
              <w:bottom w:val="single" w:sz="4" w:space="0" w:color="auto"/>
            </w:tcBorders>
            <w:shd w:val="clear" w:color="auto" w:fill="D9D9D9" w:themeFill="background1" w:themeFillShade="D9"/>
            <w:vAlign w:val="center"/>
          </w:tcPr>
          <w:p w14:paraId="53407E7B" w14:textId="66AC76CB"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Fixed Effects</w:t>
            </w:r>
          </w:p>
        </w:tc>
        <w:tc>
          <w:tcPr>
            <w:tcW w:w="1080" w:type="dxa"/>
            <w:tcBorders>
              <w:top w:val="single" w:sz="4" w:space="0" w:color="auto"/>
              <w:bottom w:val="single" w:sz="4" w:space="0" w:color="auto"/>
            </w:tcBorders>
            <w:shd w:val="clear" w:color="auto" w:fill="D9D9D9" w:themeFill="background1" w:themeFillShade="D9"/>
            <w:vAlign w:val="center"/>
          </w:tcPr>
          <w:p w14:paraId="6C4106A7" w14:textId="3EA12FE5"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β</w:t>
            </w:r>
          </w:p>
        </w:tc>
        <w:tc>
          <w:tcPr>
            <w:tcW w:w="1013" w:type="dxa"/>
            <w:tcBorders>
              <w:top w:val="single" w:sz="4" w:space="0" w:color="auto"/>
              <w:bottom w:val="single" w:sz="4" w:space="0" w:color="auto"/>
            </w:tcBorders>
            <w:shd w:val="clear" w:color="auto" w:fill="D9D9D9" w:themeFill="background1" w:themeFillShade="D9"/>
            <w:vAlign w:val="center"/>
          </w:tcPr>
          <w:p w14:paraId="15A929EF" w14:textId="48B74D04"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s.e.</w:t>
            </w:r>
          </w:p>
        </w:tc>
        <w:tc>
          <w:tcPr>
            <w:tcW w:w="1296" w:type="dxa"/>
            <w:tcBorders>
              <w:top w:val="single" w:sz="4" w:space="0" w:color="auto"/>
              <w:bottom w:val="single" w:sz="4" w:space="0" w:color="auto"/>
            </w:tcBorders>
            <w:shd w:val="clear" w:color="auto" w:fill="D9D9D9" w:themeFill="background1" w:themeFillShade="D9"/>
            <w:vAlign w:val="center"/>
          </w:tcPr>
          <w:p w14:paraId="15BA73A5" w14:textId="121910F6"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LRT p-value</w:t>
            </w:r>
          </w:p>
        </w:tc>
        <w:tc>
          <w:tcPr>
            <w:tcW w:w="1296" w:type="dxa"/>
            <w:tcBorders>
              <w:top w:val="single" w:sz="4" w:space="0" w:color="auto"/>
              <w:bottom w:val="single" w:sz="4" w:space="0" w:color="auto"/>
            </w:tcBorders>
            <w:shd w:val="clear" w:color="auto" w:fill="D9D9D9" w:themeFill="background1" w:themeFillShade="D9"/>
            <w:vAlign w:val="center"/>
          </w:tcPr>
          <w:p w14:paraId="2CF32ECD" w14:textId="7C371E8D"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eastAsia="Times New Roman" w:hAnsi="Times New Roman" w:cs="Times New Roman"/>
                <w:b/>
                <w:bCs/>
                <w:sz w:val="20"/>
                <w:szCs w:val="20"/>
              </w:rPr>
              <w:t>Wald p-value</w:t>
            </w:r>
          </w:p>
        </w:tc>
      </w:tr>
      <w:tr w:rsidR="00CE40DE" w:rsidRPr="00E66B1A" w14:paraId="71F8D5F3" w14:textId="77777777" w:rsidTr="00CE40DE">
        <w:tc>
          <w:tcPr>
            <w:tcW w:w="1795" w:type="dxa"/>
            <w:tcBorders>
              <w:top w:val="single" w:sz="4" w:space="0" w:color="auto"/>
            </w:tcBorders>
            <w:vAlign w:val="center"/>
          </w:tcPr>
          <w:p w14:paraId="12AFAE17" w14:textId="4D7AE34A"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Intercept</w:t>
            </w:r>
          </w:p>
        </w:tc>
        <w:tc>
          <w:tcPr>
            <w:tcW w:w="1080" w:type="dxa"/>
            <w:tcBorders>
              <w:top w:val="single" w:sz="4" w:space="0" w:color="auto"/>
            </w:tcBorders>
            <w:vAlign w:val="center"/>
          </w:tcPr>
          <w:p w14:paraId="78B65A7B" w14:textId="7E6E5A4E"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-6.846</w:t>
            </w:r>
          </w:p>
        </w:tc>
        <w:tc>
          <w:tcPr>
            <w:tcW w:w="1013" w:type="dxa"/>
            <w:tcBorders>
              <w:top w:val="single" w:sz="4" w:space="0" w:color="auto"/>
            </w:tcBorders>
            <w:vAlign w:val="center"/>
          </w:tcPr>
          <w:p w14:paraId="06BA0E62" w14:textId="6A8B6D07"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0.589</w:t>
            </w:r>
          </w:p>
        </w:tc>
        <w:tc>
          <w:tcPr>
            <w:tcW w:w="1296" w:type="dxa"/>
            <w:tcBorders>
              <w:top w:val="single" w:sz="4" w:space="0" w:color="auto"/>
            </w:tcBorders>
            <w:vAlign w:val="center"/>
          </w:tcPr>
          <w:p w14:paraId="2AC67615" w14:textId="01564A41"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tcBorders>
              <w:top w:val="single" w:sz="4" w:space="0" w:color="auto"/>
            </w:tcBorders>
            <w:vAlign w:val="center"/>
          </w:tcPr>
          <w:p w14:paraId="1AACCB1D" w14:textId="666B406E" w:rsidR="00CE40DE" w:rsidRPr="00E66B1A" w:rsidRDefault="00CE40DE" w:rsidP="00E66B1A">
            <w:pPr>
              <w:spacing w:after="120"/>
              <w:jc w:val="center"/>
              <w:rPr>
                <w:rFonts w:ascii="Times New Roman" w:eastAsia="Times New Roman" w:hAnsi="Times New Roman" w:cs="Times New Roman"/>
                <w:sz w:val="20"/>
                <w:szCs w:val="20"/>
              </w:rPr>
            </w:pPr>
          </w:p>
        </w:tc>
      </w:tr>
      <w:tr w:rsidR="00CE40DE" w:rsidRPr="00E66B1A" w14:paraId="03C2324C" w14:textId="77777777" w:rsidTr="00CE40DE">
        <w:tc>
          <w:tcPr>
            <w:tcW w:w="1795" w:type="dxa"/>
            <w:vAlign w:val="center"/>
          </w:tcPr>
          <w:p w14:paraId="7234B0E1" w14:textId="3B93AB3B" w:rsidR="00CE40DE" w:rsidRPr="00E66B1A" w:rsidRDefault="00CE40DE" w:rsidP="00E66B1A">
            <w:pPr>
              <w:spacing w:after="120"/>
              <w:jc w:val="center"/>
              <w:rPr>
                <w:rFonts w:ascii="Times New Roman" w:eastAsia="Times New Roman" w:hAnsi="Times New Roman" w:cs="Times New Roman"/>
                <w:sz w:val="20"/>
                <w:szCs w:val="20"/>
              </w:rPr>
            </w:pPr>
          </w:p>
        </w:tc>
        <w:tc>
          <w:tcPr>
            <w:tcW w:w="1080" w:type="dxa"/>
            <w:vAlign w:val="center"/>
          </w:tcPr>
          <w:p w14:paraId="6A728D44" w14:textId="2B1CD19F" w:rsidR="00CE40DE" w:rsidRPr="00E66B1A" w:rsidRDefault="00CE40DE" w:rsidP="00E66B1A">
            <w:pPr>
              <w:spacing w:after="120"/>
              <w:jc w:val="center"/>
              <w:rPr>
                <w:rFonts w:ascii="Times New Roman" w:eastAsia="Times New Roman" w:hAnsi="Times New Roman" w:cs="Times New Roman"/>
                <w:sz w:val="20"/>
                <w:szCs w:val="20"/>
              </w:rPr>
            </w:pPr>
          </w:p>
        </w:tc>
        <w:tc>
          <w:tcPr>
            <w:tcW w:w="1013" w:type="dxa"/>
            <w:vAlign w:val="center"/>
          </w:tcPr>
          <w:p w14:paraId="47A24856" w14:textId="0BA29CC7"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37BDF4E4" w14:textId="786533DD"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0D68AD04" w14:textId="5D83A09E" w:rsidR="00CE40DE" w:rsidRPr="00E66B1A" w:rsidRDefault="00CE40DE" w:rsidP="00E66B1A">
            <w:pPr>
              <w:spacing w:after="120"/>
              <w:jc w:val="center"/>
              <w:rPr>
                <w:rFonts w:ascii="Times New Roman" w:eastAsia="Times New Roman" w:hAnsi="Times New Roman" w:cs="Times New Roman"/>
                <w:sz w:val="20"/>
                <w:szCs w:val="20"/>
              </w:rPr>
            </w:pPr>
          </w:p>
        </w:tc>
      </w:tr>
      <w:tr w:rsidR="00CE40DE" w:rsidRPr="00E66B1A" w14:paraId="799FF5F8" w14:textId="77777777" w:rsidTr="00CE40DE">
        <w:tc>
          <w:tcPr>
            <w:tcW w:w="1795" w:type="dxa"/>
            <w:vAlign w:val="center"/>
          </w:tcPr>
          <w:p w14:paraId="4C1037CB" w14:textId="271CFAD1" w:rsidR="00CE40DE" w:rsidRPr="00E66B1A" w:rsidRDefault="00A634FB"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Origin</w:t>
            </w:r>
            <w:r w:rsidR="00CE40DE" w:rsidRPr="00E66B1A">
              <w:rPr>
                <w:rFonts w:ascii="Times New Roman" w:hAnsi="Times New Roman" w:cs="Times New Roman"/>
                <w:sz w:val="20"/>
                <w:szCs w:val="20"/>
              </w:rPr>
              <w:t xml:space="preserve"> [F</w:t>
            </w:r>
            <w:r w:rsidR="00CE40DE" w:rsidRPr="00E66B1A">
              <w:rPr>
                <w:rFonts w:ascii="Times New Roman" w:hAnsi="Times New Roman" w:cs="Times New Roman"/>
                <w:sz w:val="20"/>
                <w:szCs w:val="20"/>
                <w:vertAlign w:val="subscript"/>
              </w:rPr>
              <w:t>1</w:t>
            </w:r>
            <w:r w:rsidR="00CE40DE" w:rsidRPr="00E66B1A">
              <w:rPr>
                <w:rFonts w:ascii="Times New Roman" w:hAnsi="Times New Roman" w:cs="Times New Roman"/>
                <w:sz w:val="20"/>
                <w:szCs w:val="20"/>
              </w:rPr>
              <w:t>]</w:t>
            </w:r>
          </w:p>
        </w:tc>
        <w:tc>
          <w:tcPr>
            <w:tcW w:w="1080" w:type="dxa"/>
            <w:vAlign w:val="center"/>
          </w:tcPr>
          <w:p w14:paraId="25394AB4" w14:textId="5EC2CF23"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0.363</w:t>
            </w:r>
          </w:p>
        </w:tc>
        <w:tc>
          <w:tcPr>
            <w:tcW w:w="1013" w:type="dxa"/>
            <w:vAlign w:val="center"/>
          </w:tcPr>
          <w:p w14:paraId="21F39AB5" w14:textId="7291585D"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0.158</w:t>
            </w:r>
          </w:p>
        </w:tc>
        <w:tc>
          <w:tcPr>
            <w:tcW w:w="1296" w:type="dxa"/>
            <w:vAlign w:val="center"/>
          </w:tcPr>
          <w:p w14:paraId="1982D7E4" w14:textId="4CF7E225"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1.7e-03</w:t>
            </w:r>
          </w:p>
        </w:tc>
        <w:tc>
          <w:tcPr>
            <w:tcW w:w="1296" w:type="dxa"/>
            <w:vAlign w:val="center"/>
          </w:tcPr>
          <w:p w14:paraId="4BA0F9E7" w14:textId="5CAB70BE"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2.2e-02</w:t>
            </w:r>
          </w:p>
        </w:tc>
      </w:tr>
      <w:tr w:rsidR="00CE40DE" w:rsidRPr="00E66B1A" w14:paraId="3F34D16E" w14:textId="77777777" w:rsidTr="00CE40DE">
        <w:tc>
          <w:tcPr>
            <w:tcW w:w="1795" w:type="dxa"/>
            <w:vAlign w:val="center"/>
          </w:tcPr>
          <w:p w14:paraId="08AC303F" w14:textId="426522FD" w:rsidR="00CE40DE" w:rsidRPr="00E66B1A" w:rsidRDefault="00A634FB"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Origin</w:t>
            </w:r>
            <w:r w:rsidR="00CE40DE" w:rsidRPr="00E66B1A">
              <w:rPr>
                <w:rFonts w:ascii="Times New Roman" w:hAnsi="Times New Roman" w:cs="Times New Roman"/>
                <w:sz w:val="20"/>
                <w:szCs w:val="20"/>
              </w:rPr>
              <w:t xml:space="preserve"> [NOR]</w:t>
            </w:r>
          </w:p>
        </w:tc>
        <w:tc>
          <w:tcPr>
            <w:tcW w:w="1080" w:type="dxa"/>
            <w:vAlign w:val="center"/>
          </w:tcPr>
          <w:p w14:paraId="50C38BD2" w14:textId="02CF659F"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0.593</w:t>
            </w:r>
          </w:p>
        </w:tc>
        <w:tc>
          <w:tcPr>
            <w:tcW w:w="1013" w:type="dxa"/>
            <w:vAlign w:val="center"/>
          </w:tcPr>
          <w:p w14:paraId="78D7D432" w14:textId="697A30AB"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0.165</w:t>
            </w:r>
          </w:p>
        </w:tc>
        <w:tc>
          <w:tcPr>
            <w:tcW w:w="1296" w:type="dxa"/>
            <w:vAlign w:val="center"/>
          </w:tcPr>
          <w:p w14:paraId="0AF48B5D" w14:textId="1DB5A6A4"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62931260" w14:textId="070B0DD1"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3.2e-04</w:t>
            </w:r>
          </w:p>
        </w:tc>
      </w:tr>
      <w:tr w:rsidR="00CE40DE" w:rsidRPr="00E66B1A" w14:paraId="0B198D34" w14:textId="77777777" w:rsidTr="00CE40DE">
        <w:tc>
          <w:tcPr>
            <w:tcW w:w="1795" w:type="dxa"/>
            <w:vAlign w:val="center"/>
          </w:tcPr>
          <w:p w14:paraId="685339A8" w14:textId="5CC6A1DD" w:rsidR="00CE40DE" w:rsidRPr="00E66B1A" w:rsidRDefault="00CE40DE" w:rsidP="00E66B1A">
            <w:pPr>
              <w:spacing w:after="120"/>
              <w:jc w:val="center"/>
              <w:rPr>
                <w:rFonts w:ascii="Times New Roman" w:eastAsia="Times New Roman" w:hAnsi="Times New Roman" w:cs="Times New Roman"/>
                <w:sz w:val="20"/>
                <w:szCs w:val="20"/>
              </w:rPr>
            </w:pPr>
          </w:p>
        </w:tc>
        <w:tc>
          <w:tcPr>
            <w:tcW w:w="1080" w:type="dxa"/>
            <w:vAlign w:val="center"/>
          </w:tcPr>
          <w:p w14:paraId="5BD7D3EC" w14:textId="4B3C95A5" w:rsidR="00CE40DE" w:rsidRPr="00E66B1A" w:rsidRDefault="00CE40DE" w:rsidP="00E66B1A">
            <w:pPr>
              <w:spacing w:after="120"/>
              <w:jc w:val="center"/>
              <w:rPr>
                <w:rFonts w:ascii="Times New Roman" w:eastAsia="Times New Roman" w:hAnsi="Times New Roman" w:cs="Times New Roman"/>
                <w:sz w:val="20"/>
                <w:szCs w:val="20"/>
              </w:rPr>
            </w:pPr>
          </w:p>
        </w:tc>
        <w:tc>
          <w:tcPr>
            <w:tcW w:w="1013" w:type="dxa"/>
            <w:vAlign w:val="center"/>
          </w:tcPr>
          <w:p w14:paraId="01E9E22D" w14:textId="6E45A62B"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049678DF" w14:textId="0104A78D"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1BA7B00C" w14:textId="2A9C7D4D" w:rsidR="00CE40DE" w:rsidRPr="00E66B1A" w:rsidRDefault="00CE40DE" w:rsidP="00E66B1A">
            <w:pPr>
              <w:spacing w:after="120"/>
              <w:jc w:val="center"/>
              <w:rPr>
                <w:rFonts w:ascii="Times New Roman" w:eastAsia="Times New Roman" w:hAnsi="Times New Roman" w:cs="Times New Roman"/>
                <w:sz w:val="20"/>
                <w:szCs w:val="20"/>
              </w:rPr>
            </w:pPr>
          </w:p>
        </w:tc>
      </w:tr>
      <w:tr w:rsidR="00CE40DE" w:rsidRPr="00E66B1A" w14:paraId="21716937" w14:textId="77777777" w:rsidTr="00CE40DE">
        <w:tc>
          <w:tcPr>
            <w:tcW w:w="1795" w:type="dxa"/>
            <w:vAlign w:val="center"/>
          </w:tcPr>
          <w:p w14:paraId="6E4AA7BE" w14:textId="50CC60C6"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Body Length</w:t>
            </w:r>
          </w:p>
        </w:tc>
        <w:tc>
          <w:tcPr>
            <w:tcW w:w="1080" w:type="dxa"/>
            <w:vAlign w:val="center"/>
          </w:tcPr>
          <w:p w14:paraId="41120DC9" w14:textId="4BA97594"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0.067</w:t>
            </w:r>
          </w:p>
        </w:tc>
        <w:tc>
          <w:tcPr>
            <w:tcW w:w="1013" w:type="dxa"/>
            <w:vAlign w:val="center"/>
          </w:tcPr>
          <w:p w14:paraId="6CA7AD83" w14:textId="3F108CF3"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0.007</w:t>
            </w:r>
          </w:p>
        </w:tc>
        <w:tc>
          <w:tcPr>
            <w:tcW w:w="1296" w:type="dxa"/>
            <w:vAlign w:val="center"/>
          </w:tcPr>
          <w:p w14:paraId="77B85E17" w14:textId="507FCBD7"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2.2e-16</w:t>
            </w:r>
          </w:p>
        </w:tc>
        <w:tc>
          <w:tcPr>
            <w:tcW w:w="1296" w:type="dxa"/>
            <w:vAlign w:val="center"/>
          </w:tcPr>
          <w:p w14:paraId="76FEA0F2" w14:textId="7D433B3A"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2.0e-16</w:t>
            </w:r>
          </w:p>
        </w:tc>
      </w:tr>
      <w:tr w:rsidR="00CE40DE" w:rsidRPr="00E66B1A" w14:paraId="76BD7C95" w14:textId="77777777" w:rsidTr="00CE40DE">
        <w:tc>
          <w:tcPr>
            <w:tcW w:w="1795" w:type="dxa"/>
            <w:vAlign w:val="center"/>
          </w:tcPr>
          <w:p w14:paraId="16DE1BDB" w14:textId="51BBC66B" w:rsidR="00CE40DE" w:rsidRPr="00E66B1A" w:rsidRDefault="00CE40DE" w:rsidP="00E66B1A">
            <w:pPr>
              <w:spacing w:after="120"/>
              <w:jc w:val="center"/>
              <w:rPr>
                <w:rFonts w:ascii="Times New Roman" w:eastAsia="Times New Roman" w:hAnsi="Times New Roman" w:cs="Times New Roman"/>
                <w:sz w:val="20"/>
                <w:szCs w:val="20"/>
              </w:rPr>
            </w:pPr>
          </w:p>
        </w:tc>
        <w:tc>
          <w:tcPr>
            <w:tcW w:w="1080" w:type="dxa"/>
            <w:vAlign w:val="center"/>
          </w:tcPr>
          <w:p w14:paraId="61DF4EDD" w14:textId="2BB7C7CC" w:rsidR="00CE40DE" w:rsidRPr="00E66B1A" w:rsidRDefault="00CE40DE" w:rsidP="00E66B1A">
            <w:pPr>
              <w:spacing w:after="120"/>
              <w:jc w:val="center"/>
              <w:rPr>
                <w:rFonts w:ascii="Times New Roman" w:eastAsia="Times New Roman" w:hAnsi="Times New Roman" w:cs="Times New Roman"/>
                <w:sz w:val="20"/>
                <w:szCs w:val="20"/>
              </w:rPr>
            </w:pPr>
          </w:p>
        </w:tc>
        <w:tc>
          <w:tcPr>
            <w:tcW w:w="1013" w:type="dxa"/>
            <w:vAlign w:val="center"/>
          </w:tcPr>
          <w:p w14:paraId="4EE157DD" w14:textId="4478972E"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35F4A27C" w14:textId="614C90C8"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050A49CA" w14:textId="515B3706" w:rsidR="00CE40DE" w:rsidRPr="00E66B1A" w:rsidRDefault="00CE40DE" w:rsidP="00E66B1A">
            <w:pPr>
              <w:spacing w:after="120"/>
              <w:jc w:val="center"/>
              <w:rPr>
                <w:rFonts w:ascii="Times New Roman" w:eastAsia="Times New Roman" w:hAnsi="Times New Roman" w:cs="Times New Roman"/>
                <w:sz w:val="20"/>
                <w:szCs w:val="20"/>
              </w:rPr>
            </w:pPr>
          </w:p>
        </w:tc>
      </w:tr>
      <w:tr w:rsidR="00CE40DE" w:rsidRPr="00E66B1A" w14:paraId="48232779" w14:textId="77777777" w:rsidTr="00CE40DE">
        <w:tc>
          <w:tcPr>
            <w:tcW w:w="1795" w:type="dxa"/>
            <w:vAlign w:val="center"/>
          </w:tcPr>
          <w:p w14:paraId="5E6154CA" w14:textId="21AC8054"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Release Day</w:t>
            </w:r>
          </w:p>
        </w:tc>
        <w:tc>
          <w:tcPr>
            <w:tcW w:w="1080" w:type="dxa"/>
            <w:vAlign w:val="center"/>
          </w:tcPr>
          <w:p w14:paraId="56FEC28A" w14:textId="71C3D0E2"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-0.004</w:t>
            </w:r>
          </w:p>
        </w:tc>
        <w:tc>
          <w:tcPr>
            <w:tcW w:w="1013" w:type="dxa"/>
            <w:vAlign w:val="center"/>
          </w:tcPr>
          <w:p w14:paraId="067A1D53" w14:textId="00315B0D"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0.002</w:t>
            </w:r>
          </w:p>
        </w:tc>
        <w:tc>
          <w:tcPr>
            <w:tcW w:w="1296" w:type="dxa"/>
            <w:vAlign w:val="center"/>
          </w:tcPr>
          <w:p w14:paraId="15C3AFEE" w14:textId="007EB966"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5.2e-02</w:t>
            </w:r>
          </w:p>
        </w:tc>
        <w:tc>
          <w:tcPr>
            <w:tcW w:w="1296" w:type="dxa"/>
            <w:vAlign w:val="center"/>
          </w:tcPr>
          <w:p w14:paraId="0F40E879" w14:textId="189B2FF6"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5.5e-02</w:t>
            </w:r>
          </w:p>
        </w:tc>
      </w:tr>
      <w:tr w:rsidR="00CE40DE" w:rsidRPr="00E66B1A" w14:paraId="6AB2ACC8" w14:textId="77777777" w:rsidTr="00CE40DE">
        <w:tc>
          <w:tcPr>
            <w:tcW w:w="1795" w:type="dxa"/>
            <w:vAlign w:val="center"/>
          </w:tcPr>
          <w:p w14:paraId="07AE2BAC" w14:textId="335AD060" w:rsidR="00CE40DE" w:rsidRPr="00E66B1A" w:rsidRDefault="00CE40DE" w:rsidP="00E66B1A">
            <w:pPr>
              <w:spacing w:after="120"/>
              <w:jc w:val="center"/>
              <w:rPr>
                <w:rFonts w:ascii="Times New Roman" w:eastAsia="Times New Roman" w:hAnsi="Times New Roman" w:cs="Times New Roman"/>
                <w:sz w:val="20"/>
                <w:szCs w:val="20"/>
              </w:rPr>
            </w:pPr>
          </w:p>
        </w:tc>
        <w:tc>
          <w:tcPr>
            <w:tcW w:w="1080" w:type="dxa"/>
            <w:vAlign w:val="center"/>
          </w:tcPr>
          <w:p w14:paraId="3FCE0960" w14:textId="3DF8BBA1" w:rsidR="00CE40DE" w:rsidRPr="00E66B1A" w:rsidRDefault="00CE40DE" w:rsidP="00E66B1A">
            <w:pPr>
              <w:spacing w:after="120"/>
              <w:jc w:val="center"/>
              <w:rPr>
                <w:rFonts w:ascii="Times New Roman" w:eastAsia="Times New Roman" w:hAnsi="Times New Roman" w:cs="Times New Roman"/>
                <w:sz w:val="20"/>
                <w:szCs w:val="20"/>
              </w:rPr>
            </w:pPr>
          </w:p>
        </w:tc>
        <w:tc>
          <w:tcPr>
            <w:tcW w:w="1013" w:type="dxa"/>
            <w:vAlign w:val="center"/>
          </w:tcPr>
          <w:p w14:paraId="5E4A81F0" w14:textId="0A42F7A4"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6B67BAC3" w14:textId="4623147C"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0574BE3C" w14:textId="4AD5C4F1" w:rsidR="00CE40DE" w:rsidRPr="00E66B1A" w:rsidRDefault="00CE40DE" w:rsidP="00E66B1A">
            <w:pPr>
              <w:spacing w:after="120"/>
              <w:jc w:val="center"/>
              <w:rPr>
                <w:rFonts w:ascii="Times New Roman" w:eastAsia="Times New Roman" w:hAnsi="Times New Roman" w:cs="Times New Roman"/>
                <w:sz w:val="20"/>
                <w:szCs w:val="20"/>
              </w:rPr>
            </w:pPr>
          </w:p>
        </w:tc>
      </w:tr>
      <w:tr w:rsidR="00CE40DE" w:rsidRPr="00E66B1A" w14:paraId="7C34B874" w14:textId="77777777" w:rsidTr="00CE40DE">
        <w:tc>
          <w:tcPr>
            <w:tcW w:w="1795" w:type="dxa"/>
            <w:vAlign w:val="center"/>
          </w:tcPr>
          <w:p w14:paraId="639B5C35" w14:textId="4653B275"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Year [2013]</w:t>
            </w:r>
          </w:p>
        </w:tc>
        <w:tc>
          <w:tcPr>
            <w:tcW w:w="1080" w:type="dxa"/>
            <w:vAlign w:val="center"/>
          </w:tcPr>
          <w:p w14:paraId="5A2D3824" w14:textId="13F1F9C4"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0.688</w:t>
            </w:r>
          </w:p>
        </w:tc>
        <w:tc>
          <w:tcPr>
            <w:tcW w:w="1013" w:type="dxa"/>
            <w:vAlign w:val="center"/>
          </w:tcPr>
          <w:p w14:paraId="13CFA395" w14:textId="45077DB7"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0.142</w:t>
            </w:r>
          </w:p>
        </w:tc>
        <w:tc>
          <w:tcPr>
            <w:tcW w:w="1296" w:type="dxa"/>
            <w:vAlign w:val="center"/>
          </w:tcPr>
          <w:p w14:paraId="1FC35130" w14:textId="4B6EA115"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8.7e-06</w:t>
            </w:r>
          </w:p>
        </w:tc>
        <w:tc>
          <w:tcPr>
            <w:tcW w:w="1296" w:type="dxa"/>
            <w:vAlign w:val="center"/>
          </w:tcPr>
          <w:p w14:paraId="230E71E9" w14:textId="6E268708"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1.3e-06</w:t>
            </w:r>
          </w:p>
        </w:tc>
      </w:tr>
      <w:tr w:rsidR="00CE40DE" w:rsidRPr="00E66B1A" w14:paraId="478989C4" w14:textId="77777777" w:rsidTr="00CE40DE">
        <w:tc>
          <w:tcPr>
            <w:tcW w:w="1795" w:type="dxa"/>
            <w:vAlign w:val="center"/>
          </w:tcPr>
          <w:p w14:paraId="0D953EEB" w14:textId="57172708"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Year [2014]</w:t>
            </w:r>
          </w:p>
        </w:tc>
        <w:tc>
          <w:tcPr>
            <w:tcW w:w="1080" w:type="dxa"/>
            <w:vAlign w:val="center"/>
          </w:tcPr>
          <w:p w14:paraId="319B6BC1" w14:textId="2E4131C1"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-0.040</w:t>
            </w:r>
          </w:p>
        </w:tc>
        <w:tc>
          <w:tcPr>
            <w:tcW w:w="1013" w:type="dxa"/>
            <w:vAlign w:val="center"/>
          </w:tcPr>
          <w:p w14:paraId="32818F4D" w14:textId="161E7668"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0.161</w:t>
            </w:r>
          </w:p>
        </w:tc>
        <w:tc>
          <w:tcPr>
            <w:tcW w:w="1296" w:type="dxa"/>
            <w:vAlign w:val="center"/>
          </w:tcPr>
          <w:p w14:paraId="2F633BB0" w14:textId="05F140F9"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0CF5AA0E" w14:textId="0F947A1D"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8.0e-01</w:t>
            </w:r>
          </w:p>
        </w:tc>
      </w:tr>
      <w:tr w:rsidR="00CE40DE" w:rsidRPr="00E66B1A" w14:paraId="3627E6DB" w14:textId="77777777" w:rsidTr="00CE40DE">
        <w:tc>
          <w:tcPr>
            <w:tcW w:w="1795" w:type="dxa"/>
            <w:vAlign w:val="center"/>
          </w:tcPr>
          <w:p w14:paraId="02770444" w14:textId="4E1D5D1C"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Year [2015]</w:t>
            </w:r>
          </w:p>
        </w:tc>
        <w:tc>
          <w:tcPr>
            <w:tcW w:w="1080" w:type="dxa"/>
            <w:vAlign w:val="center"/>
          </w:tcPr>
          <w:p w14:paraId="2AEB52EF" w14:textId="5789EC50"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-0.099</w:t>
            </w:r>
          </w:p>
        </w:tc>
        <w:tc>
          <w:tcPr>
            <w:tcW w:w="1013" w:type="dxa"/>
            <w:vAlign w:val="center"/>
          </w:tcPr>
          <w:p w14:paraId="20D97771" w14:textId="613B9D8A"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0.188</w:t>
            </w:r>
          </w:p>
        </w:tc>
        <w:tc>
          <w:tcPr>
            <w:tcW w:w="1296" w:type="dxa"/>
            <w:vAlign w:val="center"/>
          </w:tcPr>
          <w:p w14:paraId="51C7E1A6" w14:textId="135647C2"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7C286E99" w14:textId="71772BB7"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6.0e-01</w:t>
            </w:r>
          </w:p>
        </w:tc>
      </w:tr>
      <w:tr w:rsidR="00CE40DE" w:rsidRPr="00E66B1A" w14:paraId="188B5D36" w14:textId="77777777" w:rsidTr="00CE40DE">
        <w:tc>
          <w:tcPr>
            <w:tcW w:w="1795" w:type="dxa"/>
            <w:tcBorders>
              <w:bottom w:val="single" w:sz="4" w:space="0" w:color="auto"/>
            </w:tcBorders>
            <w:vAlign w:val="center"/>
          </w:tcPr>
          <w:p w14:paraId="33D04264" w14:textId="77777777" w:rsidR="00CE40DE" w:rsidRPr="00E66B1A" w:rsidRDefault="00CE40DE" w:rsidP="00E66B1A">
            <w:pPr>
              <w:spacing w:after="120"/>
              <w:jc w:val="center"/>
              <w:rPr>
                <w:rFonts w:ascii="Times New Roman" w:eastAsia="Times New Roman" w:hAnsi="Times New Roman" w:cs="Times New Roman"/>
                <w:sz w:val="20"/>
                <w:szCs w:val="20"/>
              </w:rPr>
            </w:pPr>
          </w:p>
        </w:tc>
        <w:tc>
          <w:tcPr>
            <w:tcW w:w="1080" w:type="dxa"/>
            <w:tcBorders>
              <w:bottom w:val="single" w:sz="4" w:space="0" w:color="auto"/>
            </w:tcBorders>
            <w:vAlign w:val="center"/>
          </w:tcPr>
          <w:p w14:paraId="578FC035" w14:textId="77777777" w:rsidR="00CE40DE" w:rsidRPr="00E66B1A" w:rsidRDefault="00CE40DE" w:rsidP="00E66B1A">
            <w:pPr>
              <w:spacing w:after="120"/>
              <w:jc w:val="center"/>
              <w:rPr>
                <w:rFonts w:ascii="Times New Roman" w:eastAsia="Times New Roman" w:hAnsi="Times New Roman" w:cs="Times New Roman"/>
                <w:sz w:val="20"/>
                <w:szCs w:val="20"/>
              </w:rPr>
            </w:pPr>
          </w:p>
        </w:tc>
        <w:tc>
          <w:tcPr>
            <w:tcW w:w="1013" w:type="dxa"/>
            <w:tcBorders>
              <w:bottom w:val="single" w:sz="4" w:space="0" w:color="auto"/>
            </w:tcBorders>
            <w:vAlign w:val="center"/>
          </w:tcPr>
          <w:p w14:paraId="40CD8ED7" w14:textId="77777777"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28EDA2ED" w14:textId="77777777"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3F902940" w14:textId="77777777" w:rsidR="00CE40DE" w:rsidRPr="00E66B1A" w:rsidRDefault="00CE40DE" w:rsidP="00E66B1A">
            <w:pPr>
              <w:spacing w:after="120"/>
              <w:jc w:val="center"/>
              <w:rPr>
                <w:rFonts w:ascii="Times New Roman" w:eastAsia="Times New Roman" w:hAnsi="Times New Roman" w:cs="Times New Roman"/>
                <w:sz w:val="20"/>
                <w:szCs w:val="20"/>
              </w:rPr>
            </w:pPr>
          </w:p>
        </w:tc>
      </w:tr>
      <w:tr w:rsidR="00CE40DE" w:rsidRPr="00E66B1A" w14:paraId="020D2EE9" w14:textId="77777777" w:rsidTr="00CE40DE">
        <w:tc>
          <w:tcPr>
            <w:tcW w:w="1795" w:type="dxa"/>
            <w:tcBorders>
              <w:top w:val="single" w:sz="4" w:space="0" w:color="auto"/>
              <w:bottom w:val="single" w:sz="4" w:space="0" w:color="auto"/>
            </w:tcBorders>
            <w:shd w:val="clear" w:color="auto" w:fill="D9D9D9" w:themeFill="background1" w:themeFillShade="D9"/>
            <w:vAlign w:val="center"/>
          </w:tcPr>
          <w:p w14:paraId="358395BE" w14:textId="03D50EE9"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Random Effects</w:t>
            </w:r>
          </w:p>
        </w:tc>
        <w:tc>
          <w:tcPr>
            <w:tcW w:w="1080" w:type="dxa"/>
            <w:tcBorders>
              <w:top w:val="single" w:sz="4" w:space="0" w:color="auto"/>
              <w:bottom w:val="single" w:sz="4" w:space="0" w:color="auto"/>
            </w:tcBorders>
            <w:shd w:val="clear" w:color="auto" w:fill="D9D9D9" w:themeFill="background1" w:themeFillShade="D9"/>
            <w:vAlign w:val="center"/>
          </w:tcPr>
          <w:p w14:paraId="14146B8C" w14:textId="1FA9A4D6"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σ</w:t>
            </w:r>
            <w:r w:rsidRPr="00E66B1A">
              <w:rPr>
                <w:rFonts w:ascii="Times New Roman" w:hAnsi="Times New Roman" w:cs="Times New Roman"/>
                <w:b/>
                <w:bCs/>
                <w:sz w:val="20"/>
                <w:szCs w:val="20"/>
                <w:vertAlign w:val="superscript"/>
              </w:rPr>
              <w:t>2</w:t>
            </w:r>
          </w:p>
        </w:tc>
        <w:tc>
          <w:tcPr>
            <w:tcW w:w="1013" w:type="dxa"/>
            <w:tcBorders>
              <w:top w:val="single" w:sz="4" w:space="0" w:color="auto"/>
              <w:bottom w:val="single" w:sz="4" w:space="0" w:color="auto"/>
            </w:tcBorders>
            <w:shd w:val="clear" w:color="auto" w:fill="D9D9D9" w:themeFill="background1" w:themeFillShade="D9"/>
            <w:vAlign w:val="center"/>
          </w:tcPr>
          <w:p w14:paraId="6E6EA54F" w14:textId="4A257551"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s.d.</w:t>
            </w:r>
          </w:p>
        </w:tc>
        <w:tc>
          <w:tcPr>
            <w:tcW w:w="1296" w:type="dxa"/>
            <w:tcBorders>
              <w:top w:val="single" w:sz="4" w:space="0" w:color="auto"/>
              <w:bottom w:val="single" w:sz="4" w:space="0" w:color="auto"/>
            </w:tcBorders>
            <w:shd w:val="clear" w:color="auto" w:fill="D9D9D9" w:themeFill="background1" w:themeFillShade="D9"/>
            <w:vAlign w:val="center"/>
          </w:tcPr>
          <w:p w14:paraId="25C8C488" w14:textId="700B92E6" w:rsidR="00CE40DE" w:rsidRPr="00E66B1A" w:rsidRDefault="00CE40DE" w:rsidP="00E66B1A">
            <w:pPr>
              <w:spacing w:after="120"/>
              <w:jc w:val="center"/>
              <w:rPr>
                <w:rFonts w:ascii="Times New Roman" w:eastAsia="Times New Roman" w:hAnsi="Times New Roman" w:cs="Times New Roman"/>
                <w:b/>
                <w:bCs/>
                <w:sz w:val="20"/>
                <w:szCs w:val="20"/>
              </w:rPr>
            </w:pPr>
          </w:p>
        </w:tc>
        <w:tc>
          <w:tcPr>
            <w:tcW w:w="1296" w:type="dxa"/>
            <w:tcBorders>
              <w:top w:val="single" w:sz="4" w:space="0" w:color="auto"/>
              <w:bottom w:val="single" w:sz="4" w:space="0" w:color="auto"/>
            </w:tcBorders>
            <w:shd w:val="clear" w:color="auto" w:fill="D9D9D9" w:themeFill="background1" w:themeFillShade="D9"/>
            <w:vAlign w:val="center"/>
          </w:tcPr>
          <w:p w14:paraId="22286090" w14:textId="070F6EF4" w:rsidR="00CE40DE" w:rsidRPr="00E66B1A" w:rsidRDefault="00CE40DE" w:rsidP="00E66B1A">
            <w:pPr>
              <w:spacing w:after="120"/>
              <w:jc w:val="center"/>
              <w:rPr>
                <w:rFonts w:ascii="Times New Roman" w:eastAsia="Times New Roman" w:hAnsi="Times New Roman" w:cs="Times New Roman"/>
                <w:b/>
                <w:bCs/>
                <w:sz w:val="20"/>
                <w:szCs w:val="20"/>
              </w:rPr>
            </w:pPr>
          </w:p>
        </w:tc>
      </w:tr>
      <w:tr w:rsidR="00CE40DE" w:rsidRPr="00E66B1A" w14:paraId="549987E5" w14:textId="77777777" w:rsidTr="00CE40DE">
        <w:tc>
          <w:tcPr>
            <w:tcW w:w="1795" w:type="dxa"/>
            <w:tcBorders>
              <w:top w:val="single" w:sz="4" w:space="0" w:color="auto"/>
              <w:bottom w:val="single" w:sz="4" w:space="0" w:color="auto"/>
            </w:tcBorders>
            <w:vAlign w:val="center"/>
          </w:tcPr>
          <w:p w14:paraId="4ECD55C5" w14:textId="748D35BA"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Release Group</w:t>
            </w:r>
          </w:p>
        </w:tc>
        <w:tc>
          <w:tcPr>
            <w:tcW w:w="1080" w:type="dxa"/>
            <w:tcBorders>
              <w:top w:val="single" w:sz="4" w:space="0" w:color="auto"/>
              <w:bottom w:val="single" w:sz="4" w:space="0" w:color="auto"/>
            </w:tcBorders>
            <w:vAlign w:val="center"/>
          </w:tcPr>
          <w:p w14:paraId="36603817" w14:textId="7620419B"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0.041</w:t>
            </w:r>
          </w:p>
        </w:tc>
        <w:tc>
          <w:tcPr>
            <w:tcW w:w="1013" w:type="dxa"/>
            <w:tcBorders>
              <w:top w:val="single" w:sz="4" w:space="0" w:color="auto"/>
              <w:bottom w:val="single" w:sz="4" w:space="0" w:color="auto"/>
            </w:tcBorders>
            <w:vAlign w:val="center"/>
          </w:tcPr>
          <w:p w14:paraId="2454ACD0" w14:textId="5950AFEA"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0.201</w:t>
            </w:r>
          </w:p>
        </w:tc>
        <w:tc>
          <w:tcPr>
            <w:tcW w:w="1296" w:type="dxa"/>
            <w:tcBorders>
              <w:top w:val="single" w:sz="4" w:space="0" w:color="auto"/>
              <w:bottom w:val="single" w:sz="4" w:space="0" w:color="auto"/>
            </w:tcBorders>
            <w:vAlign w:val="center"/>
          </w:tcPr>
          <w:p w14:paraId="5F7674F6" w14:textId="77777777"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tcBorders>
              <w:top w:val="single" w:sz="4" w:space="0" w:color="auto"/>
              <w:bottom w:val="single" w:sz="4" w:space="0" w:color="auto"/>
            </w:tcBorders>
            <w:vAlign w:val="center"/>
          </w:tcPr>
          <w:p w14:paraId="5E71F38E" w14:textId="77777777" w:rsidR="00CE40DE" w:rsidRPr="00E66B1A" w:rsidRDefault="00CE40DE" w:rsidP="00E66B1A">
            <w:pPr>
              <w:spacing w:after="120"/>
              <w:jc w:val="center"/>
              <w:rPr>
                <w:rFonts w:ascii="Times New Roman" w:eastAsia="Times New Roman" w:hAnsi="Times New Roman" w:cs="Times New Roman"/>
                <w:sz w:val="20"/>
                <w:szCs w:val="20"/>
              </w:rPr>
            </w:pPr>
          </w:p>
        </w:tc>
      </w:tr>
    </w:tbl>
    <w:p w14:paraId="6B3BC5A0" w14:textId="767FF758"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4562B329" w14:textId="77777777" w:rsidR="00CE40DE" w:rsidRPr="00E66B1A" w:rsidRDefault="00CE40DE" w:rsidP="00E66B1A">
      <w:pPr>
        <w:spacing w:after="120" w:line="240" w:lineRule="auto"/>
        <w:rPr>
          <w:rFonts w:ascii="Times New Roman" w:eastAsia="Times New Roman" w:hAnsi="Times New Roman" w:cs="Times New Roman"/>
          <w:sz w:val="24"/>
          <w:szCs w:val="24"/>
        </w:rPr>
      </w:pPr>
    </w:p>
    <w:p w14:paraId="49B62489" w14:textId="77777777" w:rsidR="0068209D" w:rsidRPr="00E66B1A" w:rsidRDefault="00042B1D" w:rsidP="00E66B1A">
      <w:pPr>
        <w:spacing w:after="120" w:line="240" w:lineRule="auto"/>
        <w:rPr>
          <w:rFonts w:ascii="Times New Roman" w:eastAsia="Times New Roman" w:hAnsi="Times New Roman" w:cs="Times New Roman"/>
          <w:b/>
          <w:sz w:val="24"/>
          <w:szCs w:val="24"/>
        </w:rPr>
      </w:pPr>
      <w:r w:rsidRPr="00E66B1A">
        <w:rPr>
          <w:rFonts w:ascii="Times New Roman" w:eastAsia="Times New Roman" w:hAnsi="Times New Roman" w:cs="Times New Roman"/>
          <w:b/>
          <w:sz w:val="24"/>
          <w:szCs w:val="24"/>
        </w:rPr>
        <w:t xml:space="preserve"> </w:t>
      </w:r>
    </w:p>
    <w:p w14:paraId="6BA48830"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22099346"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6463A564"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5DCCD9AC"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16C78E5A"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00ACD7A2"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01D91987"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00B501F3"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3B188534"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36BAF6C0" w14:textId="12C1B7EF"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Supplemental Table 3 </w:t>
      </w:r>
      <w:r w:rsidRPr="00E66B1A">
        <w:rPr>
          <w:rFonts w:ascii="Times New Roman" w:eastAsia="Times New Roman" w:hAnsi="Times New Roman" w:cs="Times New Roman"/>
          <w:sz w:val="34"/>
          <w:szCs w:val="34"/>
          <w:vertAlign w:val="subscript"/>
        </w:rPr>
        <w:t>model</w:t>
      </w:r>
      <w:r w:rsidRPr="00E66B1A">
        <w:rPr>
          <w:rFonts w:ascii="Times New Roman" w:eastAsia="Times New Roman" w:hAnsi="Times New Roman" w:cs="Times New Roman"/>
          <w:sz w:val="20"/>
          <w:szCs w:val="20"/>
        </w:rPr>
        <w:t xml:space="preserve">RRS from GLMM with </w:t>
      </w:r>
      <w:r w:rsidRPr="00E66B1A">
        <w:rPr>
          <w:rFonts w:ascii="Times New Roman" w:eastAsia="Times New Roman" w:hAnsi="Times New Roman" w:cs="Times New Roman"/>
          <w:i/>
          <w:sz w:val="20"/>
          <w:szCs w:val="20"/>
        </w:rPr>
        <w:t>release day</w:t>
      </w:r>
      <w:r w:rsidRPr="00E66B1A">
        <w:rPr>
          <w:rFonts w:ascii="Times New Roman" w:eastAsia="Times New Roman" w:hAnsi="Times New Roman" w:cs="Times New Roman"/>
          <w:sz w:val="20"/>
          <w:szCs w:val="20"/>
        </w:rPr>
        <w:t xml:space="preserve">. </w:t>
      </w:r>
      <w:r w:rsidRPr="00E66B1A">
        <w:rPr>
          <w:rFonts w:ascii="Times New Roman" w:eastAsia="Times New Roman" w:hAnsi="Times New Roman" w:cs="Times New Roman"/>
          <w:i/>
          <w:sz w:val="20"/>
          <w:szCs w:val="20"/>
        </w:rPr>
        <w:t xml:space="preserve">Post-hoc </w:t>
      </w:r>
      <w:r w:rsidRPr="00E66B1A">
        <w:rPr>
          <w:rFonts w:ascii="Times New Roman" w:eastAsia="Times New Roman" w:hAnsi="Times New Roman" w:cs="Times New Roman"/>
          <w:sz w:val="20"/>
          <w:szCs w:val="20"/>
        </w:rPr>
        <w:t xml:space="preserve">contrasts of marginal mean TLF between different levels of </w:t>
      </w:r>
      <w:r w:rsidR="00A634FB" w:rsidRPr="00E66B1A">
        <w:rPr>
          <w:rFonts w:ascii="Times New Roman" w:eastAsia="Times New Roman" w:hAnsi="Times New Roman" w:cs="Times New Roman"/>
          <w:i/>
          <w:sz w:val="20"/>
          <w:szCs w:val="20"/>
        </w:rPr>
        <w:t>origin</w:t>
      </w:r>
      <w:r w:rsidRPr="00E66B1A">
        <w:rPr>
          <w:rFonts w:ascii="Times New Roman" w:eastAsia="Times New Roman" w:hAnsi="Times New Roman" w:cs="Times New Roman"/>
          <w:sz w:val="20"/>
          <w:szCs w:val="20"/>
        </w:rPr>
        <w:t xml:space="preserve"> after controlling for effects of </w:t>
      </w:r>
      <w:r w:rsidRPr="00E66B1A">
        <w:rPr>
          <w:rFonts w:ascii="Times New Roman" w:eastAsia="Times New Roman" w:hAnsi="Times New Roman" w:cs="Times New Roman"/>
          <w:i/>
          <w:sz w:val="20"/>
          <w:szCs w:val="20"/>
        </w:rPr>
        <w:t xml:space="preserve">release day, body length </w:t>
      </w:r>
      <w:r w:rsidRPr="00E66B1A">
        <w:rPr>
          <w:rFonts w:ascii="Times New Roman" w:eastAsia="Times New Roman" w:hAnsi="Times New Roman" w:cs="Times New Roman"/>
          <w:sz w:val="20"/>
          <w:szCs w:val="20"/>
        </w:rPr>
        <w:t xml:space="preserve">and </w:t>
      </w:r>
      <w:r w:rsidRPr="00E66B1A">
        <w:rPr>
          <w:rFonts w:ascii="Times New Roman" w:eastAsia="Times New Roman" w:hAnsi="Times New Roman" w:cs="Times New Roman"/>
          <w:i/>
          <w:sz w:val="20"/>
          <w:szCs w:val="20"/>
        </w:rPr>
        <w:t>year</w:t>
      </w:r>
      <w:r w:rsidRPr="00E66B1A">
        <w:rPr>
          <w:rFonts w:ascii="Times New Roman" w:eastAsia="Times New Roman" w:hAnsi="Times New Roman" w:cs="Times New Roman"/>
          <w:sz w:val="20"/>
          <w:szCs w:val="20"/>
        </w:rPr>
        <w:t xml:space="preserve">. </w:t>
      </w:r>
      <w:r w:rsidR="00E66B1A" w:rsidRPr="00E66B1A">
        <w:rPr>
          <w:rFonts w:ascii="Times New Roman" w:eastAsia="Times New Roman" w:hAnsi="Times New Roman" w:cs="Times New Roman"/>
          <w:sz w:val="20"/>
          <w:szCs w:val="20"/>
        </w:rPr>
        <w:t>s</w:t>
      </w:r>
      <w:r w:rsidRPr="00E66B1A">
        <w:rPr>
          <w:rFonts w:ascii="Times New Roman" w:eastAsia="Times New Roman" w:hAnsi="Times New Roman" w:cs="Times New Roman"/>
          <w:sz w:val="20"/>
          <w:szCs w:val="20"/>
        </w:rPr>
        <w:t>.</w:t>
      </w:r>
      <w:r w:rsidR="00E66B1A" w:rsidRPr="00E66B1A">
        <w:rPr>
          <w:rFonts w:ascii="Times New Roman" w:eastAsia="Times New Roman" w:hAnsi="Times New Roman" w:cs="Times New Roman"/>
          <w:sz w:val="20"/>
          <w:szCs w:val="20"/>
        </w:rPr>
        <w:t>e</w:t>
      </w:r>
      <w:r w:rsidRPr="00E66B1A">
        <w:rPr>
          <w:rFonts w:ascii="Times New Roman" w:eastAsia="Times New Roman" w:hAnsi="Times New Roman" w:cs="Times New Roman"/>
          <w:sz w:val="20"/>
          <w:szCs w:val="20"/>
        </w:rPr>
        <w:t xml:space="preserve">. is the standard error of the </w:t>
      </w:r>
      <w:r w:rsidRPr="00E66B1A">
        <w:rPr>
          <w:rFonts w:ascii="Times New Roman" w:eastAsia="Times New Roman" w:hAnsi="Times New Roman" w:cs="Times New Roman"/>
          <w:sz w:val="20"/>
          <w:szCs w:val="20"/>
          <w:vertAlign w:val="subscript"/>
        </w:rPr>
        <w:t>model</w:t>
      </w:r>
      <w:r w:rsidRPr="00E66B1A">
        <w:rPr>
          <w:rFonts w:ascii="Times New Roman" w:eastAsia="Times New Roman" w:hAnsi="Times New Roman" w:cs="Times New Roman"/>
          <w:sz w:val="20"/>
          <w:szCs w:val="20"/>
        </w:rPr>
        <w:t>RRS estimate. P-values are Tukey-adjusted for three pairwise comparisons.</w:t>
      </w:r>
    </w:p>
    <w:p w14:paraId="3D98F75F" w14:textId="2D6AF8FE"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tblGrid>
      <w:tr w:rsidR="00CE40DE" w:rsidRPr="00E66B1A" w14:paraId="056F11C9" w14:textId="77777777" w:rsidTr="00CE40DE">
        <w:tc>
          <w:tcPr>
            <w:tcW w:w="1296" w:type="dxa"/>
            <w:tcBorders>
              <w:top w:val="single" w:sz="4" w:space="0" w:color="auto"/>
              <w:bottom w:val="single" w:sz="4" w:space="0" w:color="auto"/>
            </w:tcBorders>
            <w:vAlign w:val="center"/>
          </w:tcPr>
          <w:p w14:paraId="7EFEA916" w14:textId="0EBCBC5E"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Contrast</w:t>
            </w:r>
          </w:p>
        </w:tc>
        <w:tc>
          <w:tcPr>
            <w:tcW w:w="1296" w:type="dxa"/>
            <w:tcBorders>
              <w:top w:val="single" w:sz="4" w:space="0" w:color="auto"/>
              <w:bottom w:val="single" w:sz="4" w:space="0" w:color="auto"/>
            </w:tcBorders>
            <w:vAlign w:val="center"/>
          </w:tcPr>
          <w:p w14:paraId="0AA9B146" w14:textId="79931758"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vertAlign w:val="subscript"/>
              </w:rPr>
              <w:t>model</w:t>
            </w:r>
            <w:r w:rsidRPr="00E66B1A">
              <w:rPr>
                <w:rFonts w:ascii="Times New Roman" w:hAnsi="Times New Roman" w:cs="Times New Roman"/>
                <w:b/>
                <w:bCs/>
                <w:sz w:val="20"/>
                <w:szCs w:val="20"/>
              </w:rPr>
              <w:t>RRS</w:t>
            </w:r>
          </w:p>
        </w:tc>
        <w:tc>
          <w:tcPr>
            <w:tcW w:w="1296" w:type="dxa"/>
            <w:tcBorders>
              <w:top w:val="single" w:sz="4" w:space="0" w:color="auto"/>
              <w:bottom w:val="single" w:sz="4" w:space="0" w:color="auto"/>
            </w:tcBorders>
            <w:vAlign w:val="center"/>
          </w:tcPr>
          <w:p w14:paraId="2B027CB5" w14:textId="1AF389D3"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s.e.</w:t>
            </w:r>
          </w:p>
        </w:tc>
        <w:tc>
          <w:tcPr>
            <w:tcW w:w="1296" w:type="dxa"/>
            <w:tcBorders>
              <w:top w:val="single" w:sz="4" w:space="0" w:color="auto"/>
              <w:bottom w:val="single" w:sz="4" w:space="0" w:color="auto"/>
            </w:tcBorders>
            <w:vAlign w:val="center"/>
          </w:tcPr>
          <w:p w14:paraId="19770106" w14:textId="059D2959"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p-value</w:t>
            </w:r>
          </w:p>
        </w:tc>
      </w:tr>
      <w:tr w:rsidR="00CE40DE" w:rsidRPr="00E66B1A" w14:paraId="11044ABF" w14:textId="77777777" w:rsidTr="00CE40DE">
        <w:tc>
          <w:tcPr>
            <w:tcW w:w="1296" w:type="dxa"/>
            <w:tcBorders>
              <w:top w:val="single" w:sz="4" w:space="0" w:color="auto"/>
            </w:tcBorders>
            <w:vAlign w:val="center"/>
          </w:tcPr>
          <w:p w14:paraId="1109EDE4" w14:textId="658B5814"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HOR /</w:t>
            </w:r>
            <w:r w:rsidR="00E66B1A" w:rsidRPr="00E66B1A">
              <w:rPr>
                <w:rFonts w:ascii="Times New Roman" w:hAnsi="Times New Roman" w:cs="Times New Roman"/>
                <w:sz w:val="20"/>
                <w:szCs w:val="20"/>
              </w:rPr>
              <w:t xml:space="preserve"> </w:t>
            </w:r>
            <w:r w:rsidRPr="00E66B1A">
              <w:rPr>
                <w:rFonts w:ascii="Times New Roman" w:hAnsi="Times New Roman" w:cs="Times New Roman"/>
                <w:sz w:val="20"/>
                <w:szCs w:val="20"/>
              </w:rPr>
              <w:t>F</w:t>
            </w:r>
            <w:r w:rsidRPr="00E66B1A">
              <w:rPr>
                <w:rFonts w:ascii="Times New Roman" w:hAnsi="Times New Roman" w:cs="Times New Roman"/>
                <w:sz w:val="20"/>
                <w:szCs w:val="20"/>
                <w:vertAlign w:val="subscript"/>
              </w:rPr>
              <w:t>1</w:t>
            </w:r>
          </w:p>
        </w:tc>
        <w:tc>
          <w:tcPr>
            <w:tcW w:w="1296" w:type="dxa"/>
            <w:tcBorders>
              <w:top w:val="single" w:sz="4" w:space="0" w:color="auto"/>
            </w:tcBorders>
            <w:vAlign w:val="center"/>
          </w:tcPr>
          <w:p w14:paraId="44F7FB33" w14:textId="19D619B4"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0.651</w:t>
            </w:r>
          </w:p>
        </w:tc>
        <w:tc>
          <w:tcPr>
            <w:tcW w:w="1296" w:type="dxa"/>
            <w:tcBorders>
              <w:top w:val="single" w:sz="4" w:space="0" w:color="auto"/>
            </w:tcBorders>
            <w:vAlign w:val="center"/>
          </w:tcPr>
          <w:p w14:paraId="786CB648" w14:textId="45A4CD2E"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0.098</w:t>
            </w:r>
          </w:p>
        </w:tc>
        <w:tc>
          <w:tcPr>
            <w:tcW w:w="1296" w:type="dxa"/>
            <w:tcBorders>
              <w:top w:val="single" w:sz="4" w:space="0" w:color="auto"/>
            </w:tcBorders>
            <w:vAlign w:val="center"/>
          </w:tcPr>
          <w:p w14:paraId="7D99D16D" w14:textId="5E603FCA"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0.012</w:t>
            </w:r>
          </w:p>
        </w:tc>
      </w:tr>
      <w:tr w:rsidR="00CE40DE" w:rsidRPr="00E66B1A" w14:paraId="34AAE464" w14:textId="77777777" w:rsidTr="00CE40DE">
        <w:tc>
          <w:tcPr>
            <w:tcW w:w="1296" w:type="dxa"/>
            <w:vAlign w:val="center"/>
          </w:tcPr>
          <w:p w14:paraId="6CB43682" w14:textId="2D7C1FAC"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HOR / NOR</w:t>
            </w:r>
          </w:p>
        </w:tc>
        <w:tc>
          <w:tcPr>
            <w:tcW w:w="1296" w:type="dxa"/>
            <w:vAlign w:val="center"/>
          </w:tcPr>
          <w:p w14:paraId="589C111C" w14:textId="0DD7C38F"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0.580</w:t>
            </w:r>
          </w:p>
        </w:tc>
        <w:tc>
          <w:tcPr>
            <w:tcW w:w="1296" w:type="dxa"/>
            <w:vAlign w:val="center"/>
          </w:tcPr>
          <w:p w14:paraId="764950FC" w14:textId="2975EFA9"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0.091</w:t>
            </w:r>
          </w:p>
        </w:tc>
        <w:tc>
          <w:tcPr>
            <w:tcW w:w="1296" w:type="dxa"/>
            <w:vAlign w:val="center"/>
          </w:tcPr>
          <w:p w14:paraId="75B4D060" w14:textId="2C77EE67"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0.002</w:t>
            </w:r>
          </w:p>
        </w:tc>
      </w:tr>
      <w:tr w:rsidR="00CE40DE" w:rsidRPr="00E66B1A" w14:paraId="0E0F4C3B" w14:textId="77777777" w:rsidTr="00CE40DE">
        <w:tc>
          <w:tcPr>
            <w:tcW w:w="1296" w:type="dxa"/>
            <w:tcBorders>
              <w:bottom w:val="single" w:sz="4" w:space="0" w:color="auto"/>
            </w:tcBorders>
            <w:vAlign w:val="center"/>
          </w:tcPr>
          <w:p w14:paraId="1B08B15D" w14:textId="1001AE40"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F</w:t>
            </w:r>
            <w:r w:rsidRPr="00E66B1A">
              <w:rPr>
                <w:rFonts w:ascii="Times New Roman" w:hAnsi="Times New Roman" w:cs="Times New Roman"/>
                <w:sz w:val="20"/>
                <w:szCs w:val="20"/>
                <w:vertAlign w:val="subscript"/>
              </w:rPr>
              <w:t>1</w:t>
            </w:r>
            <w:r w:rsidRPr="00E66B1A">
              <w:rPr>
                <w:rFonts w:ascii="Times New Roman" w:hAnsi="Times New Roman" w:cs="Times New Roman"/>
                <w:sz w:val="20"/>
                <w:szCs w:val="20"/>
              </w:rPr>
              <w:t xml:space="preserve"> / NOR</w:t>
            </w:r>
          </w:p>
        </w:tc>
        <w:tc>
          <w:tcPr>
            <w:tcW w:w="1296" w:type="dxa"/>
            <w:tcBorders>
              <w:bottom w:val="single" w:sz="4" w:space="0" w:color="auto"/>
            </w:tcBorders>
            <w:vAlign w:val="center"/>
          </w:tcPr>
          <w:p w14:paraId="3788F8E1" w14:textId="2B869602"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0.890</w:t>
            </w:r>
          </w:p>
        </w:tc>
        <w:tc>
          <w:tcPr>
            <w:tcW w:w="1296" w:type="dxa"/>
            <w:tcBorders>
              <w:bottom w:val="single" w:sz="4" w:space="0" w:color="auto"/>
            </w:tcBorders>
            <w:vAlign w:val="center"/>
          </w:tcPr>
          <w:p w14:paraId="1CC09D24" w14:textId="65358C83"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0.155</w:t>
            </w:r>
          </w:p>
        </w:tc>
        <w:tc>
          <w:tcPr>
            <w:tcW w:w="1296" w:type="dxa"/>
            <w:tcBorders>
              <w:bottom w:val="single" w:sz="4" w:space="0" w:color="auto"/>
            </w:tcBorders>
            <w:vAlign w:val="center"/>
          </w:tcPr>
          <w:p w14:paraId="245939E8" w14:textId="525C69DC"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0.782</w:t>
            </w:r>
          </w:p>
        </w:tc>
      </w:tr>
    </w:tbl>
    <w:p w14:paraId="7BDEF42C" w14:textId="334A3C43" w:rsidR="00CE40DE" w:rsidRPr="00E66B1A" w:rsidRDefault="00CE40DE" w:rsidP="00E66B1A">
      <w:pPr>
        <w:spacing w:after="120" w:line="240" w:lineRule="auto"/>
        <w:rPr>
          <w:rFonts w:ascii="Times New Roman" w:eastAsia="Times New Roman" w:hAnsi="Times New Roman" w:cs="Times New Roman"/>
          <w:sz w:val="20"/>
          <w:szCs w:val="20"/>
        </w:rPr>
      </w:pPr>
    </w:p>
    <w:p w14:paraId="41F6AEFB" w14:textId="77777777" w:rsidR="00CE40DE" w:rsidRPr="00E66B1A" w:rsidRDefault="00CE40DE" w:rsidP="00E66B1A">
      <w:pPr>
        <w:spacing w:after="120" w:line="240" w:lineRule="auto"/>
        <w:rPr>
          <w:rFonts w:ascii="Times New Roman" w:eastAsia="Times New Roman" w:hAnsi="Times New Roman" w:cs="Times New Roman"/>
          <w:sz w:val="20"/>
          <w:szCs w:val="20"/>
        </w:rPr>
      </w:pPr>
    </w:p>
    <w:p w14:paraId="16FB77C1" w14:textId="77777777" w:rsidR="0068209D" w:rsidRPr="00E66B1A" w:rsidRDefault="0068209D" w:rsidP="00E66B1A">
      <w:pPr>
        <w:spacing w:after="120" w:line="240" w:lineRule="auto"/>
        <w:rPr>
          <w:rFonts w:ascii="Times New Roman" w:eastAsia="Times New Roman" w:hAnsi="Times New Roman" w:cs="Times New Roman"/>
          <w:sz w:val="24"/>
          <w:szCs w:val="24"/>
        </w:rPr>
      </w:pPr>
    </w:p>
    <w:p w14:paraId="482DE049" w14:textId="77777777" w:rsidR="0068209D" w:rsidRPr="00E66B1A" w:rsidRDefault="0068209D" w:rsidP="00E66B1A">
      <w:pPr>
        <w:spacing w:after="120" w:line="240" w:lineRule="auto"/>
        <w:rPr>
          <w:rFonts w:ascii="Times New Roman" w:eastAsia="Times New Roman" w:hAnsi="Times New Roman" w:cs="Times New Roman"/>
          <w:sz w:val="24"/>
          <w:szCs w:val="24"/>
        </w:rPr>
      </w:pPr>
    </w:p>
    <w:p w14:paraId="23021AB3"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Supplemental Table 4 </w:t>
      </w:r>
      <w:r w:rsidRPr="00E66B1A">
        <w:rPr>
          <w:rFonts w:ascii="Times New Roman" w:eastAsia="Times New Roman" w:hAnsi="Times New Roman" w:cs="Times New Roman"/>
          <w:sz w:val="20"/>
          <w:szCs w:val="20"/>
        </w:rPr>
        <w:t>Number of adult offspring assigned to HOR,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 and NOR parents, used to fit the offspring AAM model (</w:t>
      </w:r>
      <w:r w:rsidRPr="00E66B1A">
        <w:rPr>
          <w:rFonts w:ascii="Times New Roman" w:eastAsia="Times New Roman" w:hAnsi="Times New Roman" w:cs="Times New Roman"/>
          <w:b/>
          <w:sz w:val="20"/>
          <w:szCs w:val="20"/>
        </w:rPr>
        <w:t>offspring</w:t>
      </w:r>
      <w:r w:rsidRPr="00E66B1A">
        <w:rPr>
          <w:rFonts w:ascii="Times New Roman" w:eastAsia="Times New Roman" w:hAnsi="Times New Roman" w:cs="Times New Roman"/>
          <w:sz w:val="20"/>
          <w:szCs w:val="20"/>
        </w:rPr>
        <w:t xml:space="preserve"> </w:t>
      </w:r>
      <w:r w:rsidRPr="00E66B1A">
        <w:rPr>
          <w:rFonts w:ascii="Times New Roman" w:eastAsia="Times New Roman" w:hAnsi="Times New Roman" w:cs="Times New Roman"/>
          <w:b/>
          <w:sz w:val="20"/>
          <w:szCs w:val="20"/>
        </w:rPr>
        <w:t>n</w:t>
      </w:r>
      <w:r w:rsidRPr="00E66B1A">
        <w:rPr>
          <w:rFonts w:ascii="Times New Roman" w:eastAsia="Times New Roman" w:hAnsi="Times New Roman" w:cs="Times New Roman"/>
          <w:b/>
          <w:sz w:val="20"/>
          <w:szCs w:val="20"/>
          <w:vertAlign w:val="subscript"/>
        </w:rPr>
        <w:t>AAM</w:t>
      </w:r>
      <w:r w:rsidRPr="00E66B1A">
        <w:rPr>
          <w:rFonts w:ascii="Times New Roman" w:eastAsia="Times New Roman" w:hAnsi="Times New Roman" w:cs="Times New Roman"/>
          <w:sz w:val="20"/>
          <w:szCs w:val="20"/>
        </w:rPr>
        <w:t>), and with body length measurements (</w:t>
      </w:r>
      <w:r w:rsidRPr="00E66B1A">
        <w:rPr>
          <w:rFonts w:ascii="Times New Roman" w:eastAsia="Times New Roman" w:hAnsi="Times New Roman" w:cs="Times New Roman"/>
          <w:b/>
          <w:sz w:val="20"/>
          <w:szCs w:val="20"/>
        </w:rPr>
        <w:t>Offspring</w:t>
      </w:r>
      <w:r w:rsidRPr="00E66B1A">
        <w:rPr>
          <w:rFonts w:ascii="Times New Roman" w:eastAsia="Times New Roman" w:hAnsi="Times New Roman" w:cs="Times New Roman"/>
          <w:sz w:val="20"/>
          <w:szCs w:val="20"/>
        </w:rPr>
        <w:t xml:space="preserve"> </w:t>
      </w:r>
      <w:r w:rsidRPr="00E66B1A">
        <w:rPr>
          <w:rFonts w:ascii="Times New Roman" w:eastAsia="Times New Roman" w:hAnsi="Times New Roman" w:cs="Times New Roman"/>
          <w:b/>
          <w:sz w:val="20"/>
          <w:szCs w:val="20"/>
        </w:rPr>
        <w:t>n</w:t>
      </w:r>
      <w:r w:rsidRPr="00E66B1A">
        <w:rPr>
          <w:rFonts w:ascii="Times New Roman" w:eastAsia="Times New Roman" w:hAnsi="Times New Roman" w:cs="Times New Roman"/>
          <w:b/>
          <w:sz w:val="20"/>
          <w:szCs w:val="20"/>
          <w:vertAlign w:val="subscript"/>
        </w:rPr>
        <w:t>length</w:t>
      </w:r>
      <w:r w:rsidRPr="00E66B1A">
        <w:rPr>
          <w:rFonts w:ascii="Times New Roman" w:eastAsia="Times New Roman" w:hAnsi="Times New Roman" w:cs="Times New Roman"/>
          <w:sz w:val="20"/>
          <w:szCs w:val="20"/>
        </w:rPr>
        <w:t>)</w:t>
      </w:r>
    </w:p>
    <w:p w14:paraId="22C71820"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1728"/>
        <w:gridCol w:w="1728"/>
      </w:tblGrid>
      <w:tr w:rsidR="00CE40DE" w:rsidRPr="00E66B1A" w14:paraId="100AB5DE" w14:textId="77777777" w:rsidTr="00CE40DE">
        <w:tc>
          <w:tcPr>
            <w:tcW w:w="1728" w:type="dxa"/>
            <w:tcBorders>
              <w:top w:val="single" w:sz="4" w:space="0" w:color="auto"/>
              <w:bottom w:val="single" w:sz="4" w:space="0" w:color="auto"/>
            </w:tcBorders>
            <w:vAlign w:val="center"/>
          </w:tcPr>
          <w:p w14:paraId="38BFC688" w14:textId="609D980A"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 xml:space="preserve">Parent </w:t>
            </w:r>
            <w:r w:rsidR="00A634FB" w:rsidRPr="00E66B1A">
              <w:rPr>
                <w:rFonts w:ascii="Times New Roman" w:hAnsi="Times New Roman" w:cs="Times New Roman"/>
                <w:b/>
                <w:bCs/>
                <w:sz w:val="20"/>
                <w:szCs w:val="20"/>
              </w:rPr>
              <w:t>Origin</w:t>
            </w:r>
          </w:p>
        </w:tc>
        <w:tc>
          <w:tcPr>
            <w:tcW w:w="1728" w:type="dxa"/>
            <w:tcBorders>
              <w:top w:val="single" w:sz="4" w:space="0" w:color="auto"/>
              <w:bottom w:val="single" w:sz="4" w:space="0" w:color="auto"/>
            </w:tcBorders>
            <w:vAlign w:val="center"/>
          </w:tcPr>
          <w:p w14:paraId="30301E9B" w14:textId="3BEBC433"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Offspring n</w:t>
            </w:r>
            <w:r w:rsidRPr="00E66B1A">
              <w:rPr>
                <w:rFonts w:ascii="Times New Roman" w:hAnsi="Times New Roman" w:cs="Times New Roman"/>
                <w:b/>
                <w:bCs/>
                <w:sz w:val="20"/>
                <w:szCs w:val="20"/>
                <w:vertAlign w:val="subscript"/>
              </w:rPr>
              <w:t>AAM</w:t>
            </w:r>
          </w:p>
        </w:tc>
        <w:tc>
          <w:tcPr>
            <w:tcW w:w="1728" w:type="dxa"/>
            <w:tcBorders>
              <w:top w:val="single" w:sz="4" w:space="0" w:color="auto"/>
              <w:bottom w:val="single" w:sz="4" w:space="0" w:color="auto"/>
            </w:tcBorders>
            <w:vAlign w:val="center"/>
          </w:tcPr>
          <w:p w14:paraId="4112F9EC" w14:textId="5ED299CA"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Offspring n</w:t>
            </w:r>
            <w:r w:rsidRPr="00E66B1A">
              <w:rPr>
                <w:rFonts w:ascii="Times New Roman" w:hAnsi="Times New Roman" w:cs="Times New Roman"/>
                <w:b/>
                <w:bCs/>
                <w:sz w:val="20"/>
                <w:szCs w:val="20"/>
                <w:vertAlign w:val="subscript"/>
              </w:rPr>
              <w:t>length</w:t>
            </w:r>
          </w:p>
        </w:tc>
      </w:tr>
      <w:tr w:rsidR="00CE40DE" w:rsidRPr="00E66B1A" w14:paraId="5E42A977" w14:textId="77777777" w:rsidTr="00CE40DE">
        <w:tc>
          <w:tcPr>
            <w:tcW w:w="1728" w:type="dxa"/>
            <w:tcBorders>
              <w:top w:val="single" w:sz="4" w:space="0" w:color="auto"/>
            </w:tcBorders>
            <w:vAlign w:val="center"/>
          </w:tcPr>
          <w:p w14:paraId="05EFC50B" w14:textId="5710502C"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HOR</w:t>
            </w:r>
          </w:p>
        </w:tc>
        <w:tc>
          <w:tcPr>
            <w:tcW w:w="1728" w:type="dxa"/>
            <w:tcBorders>
              <w:top w:val="single" w:sz="4" w:space="0" w:color="auto"/>
            </w:tcBorders>
            <w:vAlign w:val="center"/>
          </w:tcPr>
          <w:p w14:paraId="5A66DDBC" w14:textId="76DC528A"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383</w:t>
            </w:r>
          </w:p>
        </w:tc>
        <w:tc>
          <w:tcPr>
            <w:tcW w:w="1728" w:type="dxa"/>
            <w:tcBorders>
              <w:top w:val="single" w:sz="4" w:space="0" w:color="auto"/>
            </w:tcBorders>
            <w:vAlign w:val="center"/>
          </w:tcPr>
          <w:p w14:paraId="37554B9D" w14:textId="7D5764ED"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231</w:t>
            </w:r>
          </w:p>
        </w:tc>
      </w:tr>
      <w:tr w:rsidR="00CE40DE" w:rsidRPr="00E66B1A" w14:paraId="1F77A3CE" w14:textId="77777777" w:rsidTr="00CE40DE">
        <w:tc>
          <w:tcPr>
            <w:tcW w:w="1728" w:type="dxa"/>
            <w:vAlign w:val="center"/>
          </w:tcPr>
          <w:p w14:paraId="3E6C157E" w14:textId="1CC7CE69"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F</w:t>
            </w:r>
            <w:r w:rsidRPr="00E66B1A">
              <w:rPr>
                <w:rFonts w:ascii="Times New Roman" w:hAnsi="Times New Roman" w:cs="Times New Roman"/>
                <w:sz w:val="20"/>
                <w:szCs w:val="20"/>
                <w:vertAlign w:val="subscript"/>
              </w:rPr>
              <w:t>1</w:t>
            </w:r>
          </w:p>
        </w:tc>
        <w:tc>
          <w:tcPr>
            <w:tcW w:w="1728" w:type="dxa"/>
            <w:vAlign w:val="center"/>
          </w:tcPr>
          <w:p w14:paraId="538165C1" w14:textId="384664CB"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216</w:t>
            </w:r>
          </w:p>
        </w:tc>
        <w:tc>
          <w:tcPr>
            <w:tcW w:w="1728" w:type="dxa"/>
            <w:vAlign w:val="center"/>
          </w:tcPr>
          <w:p w14:paraId="262974EE" w14:textId="7F9580A1"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147</w:t>
            </w:r>
          </w:p>
        </w:tc>
      </w:tr>
      <w:tr w:rsidR="00CE40DE" w:rsidRPr="00E66B1A" w14:paraId="5029366C" w14:textId="77777777" w:rsidTr="00CE40DE">
        <w:tc>
          <w:tcPr>
            <w:tcW w:w="1728" w:type="dxa"/>
            <w:tcBorders>
              <w:bottom w:val="single" w:sz="4" w:space="0" w:color="auto"/>
            </w:tcBorders>
            <w:vAlign w:val="center"/>
          </w:tcPr>
          <w:p w14:paraId="4BD3EB67" w14:textId="2574AC3B"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NOR</w:t>
            </w:r>
          </w:p>
        </w:tc>
        <w:tc>
          <w:tcPr>
            <w:tcW w:w="1728" w:type="dxa"/>
            <w:tcBorders>
              <w:bottom w:val="single" w:sz="4" w:space="0" w:color="auto"/>
            </w:tcBorders>
            <w:vAlign w:val="center"/>
          </w:tcPr>
          <w:p w14:paraId="1BFAB8E5" w14:textId="08002423"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114</w:t>
            </w:r>
          </w:p>
        </w:tc>
        <w:tc>
          <w:tcPr>
            <w:tcW w:w="1728" w:type="dxa"/>
            <w:tcBorders>
              <w:bottom w:val="single" w:sz="4" w:space="0" w:color="auto"/>
            </w:tcBorders>
            <w:vAlign w:val="center"/>
          </w:tcPr>
          <w:p w14:paraId="7C93E0EF" w14:textId="0876F7E2"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91</w:t>
            </w:r>
          </w:p>
        </w:tc>
      </w:tr>
    </w:tbl>
    <w:p w14:paraId="230F03AE" w14:textId="77777777" w:rsidR="0068209D" w:rsidRPr="00E66B1A" w:rsidRDefault="0068209D" w:rsidP="00E66B1A">
      <w:pPr>
        <w:spacing w:after="120" w:line="240" w:lineRule="auto"/>
        <w:rPr>
          <w:rFonts w:ascii="Times New Roman" w:eastAsia="Times New Roman" w:hAnsi="Times New Roman" w:cs="Times New Roman"/>
          <w:sz w:val="24"/>
          <w:szCs w:val="24"/>
        </w:rPr>
      </w:pPr>
    </w:p>
    <w:p w14:paraId="120CDCB7" w14:textId="77777777" w:rsidR="0068209D" w:rsidRPr="00E66B1A" w:rsidRDefault="0068209D" w:rsidP="00E66B1A">
      <w:pPr>
        <w:spacing w:after="120" w:line="240" w:lineRule="auto"/>
        <w:rPr>
          <w:rFonts w:ascii="Times New Roman" w:eastAsia="Times New Roman" w:hAnsi="Times New Roman" w:cs="Times New Roman"/>
          <w:b/>
          <w:sz w:val="24"/>
          <w:szCs w:val="24"/>
        </w:rPr>
      </w:pPr>
    </w:p>
    <w:p w14:paraId="127C1C4B"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55" w:name="_1zywmpoq91e7" w:colFirst="0" w:colLast="0"/>
      <w:bookmarkEnd w:id="55"/>
      <w:r w:rsidRPr="00E66B1A">
        <w:rPr>
          <w:rFonts w:ascii="Times New Roman" w:hAnsi="Times New Roman" w:cs="Times New Roman"/>
        </w:rPr>
        <w:br w:type="page"/>
      </w:r>
    </w:p>
    <w:p w14:paraId="3E562B7C"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56" w:name="_8eka1pz7di4l" w:colFirst="0" w:colLast="0"/>
      <w:bookmarkEnd w:id="56"/>
      <w:r w:rsidRPr="00E66B1A">
        <w:rPr>
          <w:rFonts w:ascii="Times New Roman" w:eastAsia="Times New Roman" w:hAnsi="Times New Roman" w:cs="Times New Roman"/>
          <w:b/>
          <w:sz w:val="24"/>
          <w:szCs w:val="24"/>
          <w:u w:val="single"/>
        </w:rPr>
        <w:lastRenderedPageBreak/>
        <w:t>Supplemental Figures</w:t>
      </w:r>
    </w:p>
    <w:p w14:paraId="0ACEFD68" w14:textId="5B7C951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00B55C4D" w:rsidRPr="00E66B1A">
        <w:rPr>
          <w:rFonts w:ascii="Times New Roman" w:eastAsia="Times New Roman" w:hAnsi="Times New Roman" w:cs="Times New Roman"/>
          <w:b/>
          <w:noProof/>
          <w:sz w:val="20"/>
          <w:szCs w:val="20"/>
          <w:lang w:val="en-US"/>
        </w:rPr>
        <w:drawing>
          <wp:inline distT="0" distB="0" distL="0" distR="0" wp14:anchorId="55708372" wp14:editId="586FA26D">
            <wp:extent cx="3706819" cy="2265674"/>
            <wp:effectExtent l="0" t="0" r="1905" b="0"/>
            <wp:docPr id="11" name="Picture 1" descr="A picture containing text, number, diagram&#10;&#10;Description automatically generated">
              <a:extLst xmlns:a="http://schemas.openxmlformats.org/drawingml/2006/main">
                <a:ext uri="{FF2B5EF4-FFF2-40B4-BE49-F238E27FC236}">
                  <a16:creationId xmlns:a16="http://schemas.microsoft.com/office/drawing/2014/main" id="{27E8CEE4-D551-5EC8-5A8C-3F324D07A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picture containing text, number, diagram&#10;&#10;Description automatically generated">
                      <a:extLst>
                        <a:ext uri="{FF2B5EF4-FFF2-40B4-BE49-F238E27FC236}">
                          <a16:creationId xmlns:a16="http://schemas.microsoft.com/office/drawing/2014/main" id="{27E8CEE4-D551-5EC8-5A8C-3F324D07A21B}"/>
                        </a:ext>
                      </a:extLst>
                    </pic:cNvPr>
                    <pic:cNvPicPr>
                      <a:picLocks noChangeAspect="1"/>
                    </pic:cNvPicPr>
                  </pic:nvPicPr>
                  <pic:blipFill>
                    <a:blip r:embed="rId20"/>
                    <a:stretch>
                      <a:fillRect/>
                    </a:stretch>
                  </pic:blipFill>
                  <pic:spPr>
                    <a:xfrm>
                      <a:off x="0" y="0"/>
                      <a:ext cx="3714468" cy="2270349"/>
                    </a:xfrm>
                    <a:prstGeom prst="rect">
                      <a:avLst/>
                    </a:prstGeom>
                  </pic:spPr>
                </pic:pic>
              </a:graphicData>
            </a:graphic>
          </wp:inline>
        </w:drawing>
      </w:r>
    </w:p>
    <w:p w14:paraId="41DC2B97" w14:textId="39F92B0B"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Suppl</w:t>
      </w:r>
      <w:r w:rsidR="005D5AC4" w:rsidRPr="00E66B1A">
        <w:rPr>
          <w:rFonts w:ascii="Times New Roman" w:eastAsia="Times New Roman" w:hAnsi="Times New Roman" w:cs="Times New Roman"/>
          <w:b/>
          <w:sz w:val="20"/>
          <w:szCs w:val="20"/>
        </w:rPr>
        <w:t>.</w:t>
      </w:r>
      <w:r w:rsidRPr="00E66B1A">
        <w:rPr>
          <w:rFonts w:ascii="Times New Roman" w:eastAsia="Times New Roman" w:hAnsi="Times New Roman" w:cs="Times New Roman"/>
          <w:b/>
          <w:sz w:val="20"/>
          <w:szCs w:val="20"/>
        </w:rPr>
        <w:t xml:space="preserve"> Fig</w:t>
      </w:r>
      <w:r w:rsidR="005D5AC4" w:rsidRPr="00E66B1A">
        <w:rPr>
          <w:rFonts w:ascii="Times New Roman" w:eastAsia="Times New Roman" w:hAnsi="Times New Roman" w:cs="Times New Roman"/>
          <w:b/>
          <w:sz w:val="20"/>
          <w:szCs w:val="20"/>
        </w:rPr>
        <w:t>.</w:t>
      </w:r>
      <w:r w:rsidRPr="00E66B1A">
        <w:rPr>
          <w:rFonts w:ascii="Times New Roman" w:eastAsia="Times New Roman" w:hAnsi="Times New Roman" w:cs="Times New Roman"/>
          <w:b/>
          <w:sz w:val="20"/>
          <w:szCs w:val="20"/>
        </w:rPr>
        <w:t xml:space="preserve"> 1</w:t>
      </w:r>
      <w:r w:rsidRPr="00E66B1A">
        <w:rPr>
          <w:rFonts w:ascii="Times New Roman" w:eastAsia="Times New Roman" w:hAnsi="Times New Roman" w:cs="Times New Roman"/>
          <w:sz w:val="20"/>
          <w:szCs w:val="20"/>
        </w:rPr>
        <w:t xml:space="preserve"> Estimated marginal mean body length averaged over years for female (left panel) and male (right panel) HORs,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s, NORs and Carcasses. Carcass refers to a wild-born individual encountered during spawning ground surveys conducted on the South Fork McKenzie River below Cougar Dam or on the mainstem McKenzie River. Error bars are the 95% confidence interval of the estimated marginal mean.</w:t>
      </w:r>
    </w:p>
    <w:p w14:paraId="36810B29"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0F95EC6E"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059BE4D9" w14:textId="5EFFA5F4" w:rsidR="0068209D" w:rsidRPr="00E66B1A" w:rsidRDefault="00A86B72"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noProof/>
          <w:sz w:val="20"/>
          <w:szCs w:val="20"/>
          <w:lang w:val="en-US"/>
        </w:rPr>
        <w:drawing>
          <wp:inline distT="0" distB="0" distL="0" distR="0" wp14:anchorId="108E734F" wp14:editId="1774D2CA">
            <wp:extent cx="4844536" cy="2974007"/>
            <wp:effectExtent l="0" t="0" r="0" b="0"/>
            <wp:docPr id="13" name="Picture 13" descr="A picture containing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lot,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51364" cy="2978198"/>
                    </a:xfrm>
                    <a:prstGeom prst="rect">
                      <a:avLst/>
                    </a:prstGeom>
                  </pic:spPr>
                </pic:pic>
              </a:graphicData>
            </a:graphic>
          </wp:inline>
        </w:drawing>
      </w:r>
      <w:r w:rsidR="00042B1D" w:rsidRPr="00E66B1A">
        <w:rPr>
          <w:rFonts w:ascii="Times New Roman" w:eastAsia="Times New Roman" w:hAnsi="Times New Roman" w:cs="Times New Roman"/>
          <w:sz w:val="20"/>
          <w:szCs w:val="20"/>
        </w:rPr>
        <w:t xml:space="preserve"> </w:t>
      </w:r>
    </w:p>
    <w:p w14:paraId="48A704BD" w14:textId="1785890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Suppl</w:t>
      </w:r>
      <w:r w:rsidR="005D5AC4" w:rsidRPr="00E66B1A">
        <w:rPr>
          <w:rFonts w:ascii="Times New Roman" w:eastAsia="Times New Roman" w:hAnsi="Times New Roman" w:cs="Times New Roman"/>
          <w:b/>
          <w:sz w:val="20"/>
          <w:szCs w:val="20"/>
        </w:rPr>
        <w:t>.</w:t>
      </w:r>
      <w:r w:rsidRPr="00E66B1A">
        <w:rPr>
          <w:rFonts w:ascii="Times New Roman" w:eastAsia="Times New Roman" w:hAnsi="Times New Roman" w:cs="Times New Roman"/>
          <w:b/>
          <w:sz w:val="20"/>
          <w:szCs w:val="20"/>
        </w:rPr>
        <w:t xml:space="preserve"> Fi</w:t>
      </w:r>
      <w:r w:rsidR="005D5AC4" w:rsidRPr="00E66B1A">
        <w:rPr>
          <w:rFonts w:ascii="Times New Roman" w:eastAsia="Times New Roman" w:hAnsi="Times New Roman" w:cs="Times New Roman"/>
          <w:b/>
          <w:sz w:val="20"/>
          <w:szCs w:val="20"/>
        </w:rPr>
        <w:t>g.</w:t>
      </w:r>
      <w:r w:rsidRPr="00E66B1A">
        <w:rPr>
          <w:rFonts w:ascii="Times New Roman" w:eastAsia="Times New Roman" w:hAnsi="Times New Roman" w:cs="Times New Roman"/>
          <w:b/>
          <w:sz w:val="20"/>
          <w:szCs w:val="20"/>
        </w:rPr>
        <w:t xml:space="preserve"> 2</w:t>
      </w:r>
      <w:r w:rsidRPr="00E66B1A">
        <w:rPr>
          <w:rFonts w:ascii="Times New Roman" w:eastAsia="Times New Roman" w:hAnsi="Times New Roman" w:cs="Times New Roman"/>
          <w:sz w:val="20"/>
          <w:szCs w:val="20"/>
        </w:rPr>
        <w:t xml:space="preserve"> Density plot of Julian Calendar day of release for HORs,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s, and NORs.</w:t>
      </w:r>
    </w:p>
    <w:p w14:paraId="4A6DB16F"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6D3CC2F1"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r w:rsidRPr="00E66B1A">
        <w:rPr>
          <w:rFonts w:ascii="Times New Roman" w:hAnsi="Times New Roman" w:cs="Times New Roman"/>
        </w:rPr>
        <w:br w:type="page"/>
      </w:r>
    </w:p>
    <w:p w14:paraId="4F0F8CAA"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22942C01" w14:textId="21C98F03"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r w:rsidR="00A86B72" w:rsidRPr="00E66B1A">
        <w:rPr>
          <w:rFonts w:ascii="Times New Roman" w:eastAsia="Times New Roman" w:hAnsi="Times New Roman" w:cs="Times New Roman"/>
          <w:noProof/>
          <w:sz w:val="20"/>
          <w:szCs w:val="20"/>
          <w:lang w:val="en-US"/>
        </w:rPr>
        <w:drawing>
          <wp:inline distT="0" distB="0" distL="0" distR="0" wp14:anchorId="4C8039DC" wp14:editId="09564CDA">
            <wp:extent cx="4394447" cy="2715543"/>
            <wp:effectExtent l="0" t="0" r="0" b="2540"/>
            <wp:docPr id="14" name="Picture 14" descr="A picture containing line,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text, diagram, pl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9197" cy="2718478"/>
                    </a:xfrm>
                    <a:prstGeom prst="rect">
                      <a:avLst/>
                    </a:prstGeom>
                  </pic:spPr>
                </pic:pic>
              </a:graphicData>
            </a:graphic>
          </wp:inline>
        </w:drawing>
      </w:r>
    </w:p>
    <w:p w14:paraId="2968D877" w14:textId="7F5DED30"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Suppl</w:t>
      </w:r>
      <w:r w:rsidR="005D5AC4" w:rsidRPr="00E66B1A">
        <w:rPr>
          <w:rFonts w:ascii="Times New Roman" w:eastAsia="Times New Roman" w:hAnsi="Times New Roman" w:cs="Times New Roman"/>
          <w:b/>
          <w:sz w:val="20"/>
          <w:szCs w:val="20"/>
        </w:rPr>
        <w:t xml:space="preserve">. </w:t>
      </w:r>
      <w:r w:rsidRPr="00E66B1A">
        <w:rPr>
          <w:rFonts w:ascii="Times New Roman" w:eastAsia="Times New Roman" w:hAnsi="Times New Roman" w:cs="Times New Roman"/>
          <w:b/>
          <w:sz w:val="20"/>
          <w:szCs w:val="20"/>
        </w:rPr>
        <w:t xml:space="preserve">Fig. 3 </w:t>
      </w:r>
      <w:r w:rsidRPr="00E66B1A">
        <w:rPr>
          <w:rFonts w:ascii="Times New Roman" w:eastAsia="Times New Roman" w:hAnsi="Times New Roman" w:cs="Times New Roman"/>
          <w:sz w:val="20"/>
          <w:szCs w:val="20"/>
        </w:rPr>
        <w:t xml:space="preserve">Predicted effect of </w:t>
      </w:r>
      <w:r w:rsidR="00A634FB" w:rsidRPr="00E66B1A">
        <w:rPr>
          <w:rFonts w:ascii="Times New Roman" w:eastAsia="Times New Roman" w:hAnsi="Times New Roman" w:cs="Times New Roman"/>
          <w:i/>
          <w:sz w:val="20"/>
          <w:szCs w:val="20"/>
        </w:rPr>
        <w:t>origin</w:t>
      </w:r>
      <w:r w:rsidRPr="00E66B1A">
        <w:rPr>
          <w:rFonts w:ascii="Times New Roman" w:eastAsia="Times New Roman" w:hAnsi="Times New Roman" w:cs="Times New Roman"/>
          <w:sz w:val="20"/>
          <w:szCs w:val="20"/>
        </w:rPr>
        <w:t xml:space="preserve"> on TLF from the GLMM</w:t>
      </w:r>
      <w:r w:rsidRPr="00E66B1A">
        <w:rPr>
          <w:rFonts w:ascii="Times New Roman" w:eastAsia="Times New Roman" w:hAnsi="Times New Roman" w:cs="Times New Roman"/>
          <w:sz w:val="20"/>
          <w:szCs w:val="20"/>
          <w:vertAlign w:val="subscript"/>
        </w:rPr>
        <w:t>TLF</w:t>
      </w:r>
      <w:r w:rsidRPr="00E66B1A">
        <w:rPr>
          <w:rFonts w:ascii="Times New Roman" w:eastAsia="Times New Roman" w:hAnsi="Times New Roman" w:cs="Times New Roman"/>
          <w:sz w:val="20"/>
          <w:szCs w:val="20"/>
        </w:rPr>
        <w:t xml:space="preserve"> at typical levels of </w:t>
      </w:r>
      <w:r w:rsidRPr="00E66B1A">
        <w:rPr>
          <w:rFonts w:ascii="Times New Roman" w:eastAsia="Times New Roman" w:hAnsi="Times New Roman" w:cs="Times New Roman"/>
          <w:i/>
          <w:sz w:val="20"/>
          <w:szCs w:val="20"/>
        </w:rPr>
        <w:t xml:space="preserve">length </w:t>
      </w:r>
      <w:r w:rsidRPr="00E66B1A">
        <w:rPr>
          <w:rFonts w:ascii="Times New Roman" w:eastAsia="Times New Roman" w:hAnsi="Times New Roman" w:cs="Times New Roman"/>
          <w:sz w:val="20"/>
          <w:szCs w:val="20"/>
        </w:rPr>
        <w:t xml:space="preserve">and </w:t>
      </w:r>
      <w:r w:rsidRPr="00E66B1A">
        <w:rPr>
          <w:rFonts w:ascii="Times New Roman" w:eastAsia="Times New Roman" w:hAnsi="Times New Roman" w:cs="Times New Roman"/>
          <w:i/>
          <w:sz w:val="20"/>
          <w:szCs w:val="20"/>
        </w:rPr>
        <w:t xml:space="preserve">year. </w:t>
      </w:r>
      <w:r w:rsidRPr="00E66B1A">
        <w:rPr>
          <w:rFonts w:ascii="Times New Roman" w:eastAsia="Times New Roman" w:hAnsi="Times New Roman" w:cs="Times New Roman"/>
          <w:sz w:val="20"/>
          <w:szCs w:val="20"/>
        </w:rPr>
        <w:t>Error bars are standard errors of the predicted TLF.</w:t>
      </w:r>
    </w:p>
    <w:p w14:paraId="36450640"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110DA7DC"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53ED57E5"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5351D624"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 </w:t>
      </w:r>
    </w:p>
    <w:p w14:paraId="0590F6C7"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 </w:t>
      </w:r>
      <w:r w:rsidRPr="00E66B1A">
        <w:rPr>
          <w:rFonts w:ascii="Times New Roman" w:hAnsi="Times New Roman" w:cs="Times New Roman"/>
        </w:rPr>
        <w:br w:type="page"/>
      </w:r>
    </w:p>
    <w:p w14:paraId="2557DFA6"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372BB55A"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 </w:t>
      </w:r>
    </w:p>
    <w:p w14:paraId="22D91391"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 </w:t>
      </w:r>
      <w:r w:rsidRPr="00E66B1A">
        <w:rPr>
          <w:rFonts w:ascii="Times New Roman" w:eastAsia="Times New Roman" w:hAnsi="Times New Roman" w:cs="Times New Roman"/>
          <w:b/>
          <w:noProof/>
          <w:sz w:val="20"/>
          <w:szCs w:val="20"/>
          <w:lang w:val="en-US"/>
        </w:rPr>
        <w:drawing>
          <wp:inline distT="114300" distB="114300" distL="114300" distR="114300" wp14:anchorId="66C43947" wp14:editId="10D644C5">
            <wp:extent cx="4319588" cy="2568216"/>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319588" cy="2568216"/>
                    </a:xfrm>
                    <a:prstGeom prst="rect">
                      <a:avLst/>
                    </a:prstGeom>
                    <a:ln/>
                  </pic:spPr>
                </pic:pic>
              </a:graphicData>
            </a:graphic>
          </wp:inline>
        </w:drawing>
      </w:r>
    </w:p>
    <w:p w14:paraId="7CD05B4B"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noProof/>
          <w:sz w:val="20"/>
          <w:szCs w:val="20"/>
          <w:lang w:val="en-US"/>
        </w:rPr>
        <w:drawing>
          <wp:inline distT="114300" distB="114300" distL="114300" distR="114300" wp14:anchorId="0718E33B" wp14:editId="60D2019C">
            <wp:extent cx="4395788" cy="265578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395788" cy="2655788"/>
                    </a:xfrm>
                    <a:prstGeom prst="rect">
                      <a:avLst/>
                    </a:prstGeom>
                    <a:ln/>
                  </pic:spPr>
                </pic:pic>
              </a:graphicData>
            </a:graphic>
          </wp:inline>
        </w:drawing>
      </w:r>
    </w:p>
    <w:p w14:paraId="604B403C"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41EC1E88"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Supplemental Fig. 4 </w:t>
      </w:r>
      <w:r w:rsidRPr="00E66B1A">
        <w:rPr>
          <w:rFonts w:ascii="Times New Roman" w:eastAsia="Times New Roman" w:hAnsi="Times New Roman" w:cs="Times New Roman"/>
          <w:sz w:val="34"/>
          <w:szCs w:val="34"/>
          <w:vertAlign w:val="subscript"/>
        </w:rPr>
        <w:t>Δ</w:t>
      </w:r>
      <w:r w:rsidRPr="00E66B1A">
        <w:rPr>
          <w:rFonts w:ascii="Times New Roman" w:eastAsia="Times New Roman" w:hAnsi="Times New Roman" w:cs="Times New Roman"/>
          <w:sz w:val="20"/>
          <w:szCs w:val="20"/>
        </w:rPr>
        <w:t xml:space="preserve">RRS by sex and year. Male </w:t>
      </w:r>
      <w:r w:rsidRPr="00E66B1A">
        <w:rPr>
          <w:rFonts w:ascii="Times New Roman" w:eastAsia="Times New Roman" w:hAnsi="Times New Roman" w:cs="Times New Roman"/>
          <w:sz w:val="20"/>
          <w:szCs w:val="20"/>
          <w:vertAlign w:val="subscript"/>
        </w:rPr>
        <w:t>Δ</w:t>
      </w:r>
      <w:r w:rsidRPr="00E66B1A">
        <w:rPr>
          <w:rFonts w:ascii="Times New Roman" w:eastAsia="Times New Roman" w:hAnsi="Times New Roman" w:cs="Times New Roman"/>
          <w:sz w:val="20"/>
          <w:szCs w:val="20"/>
        </w:rPr>
        <w:t xml:space="preserve">RRS is in the top panel. Female </w:t>
      </w:r>
      <w:r w:rsidRPr="00E66B1A">
        <w:rPr>
          <w:rFonts w:ascii="Times New Roman" w:eastAsia="Times New Roman" w:hAnsi="Times New Roman" w:cs="Times New Roman"/>
          <w:sz w:val="20"/>
          <w:szCs w:val="20"/>
          <w:vertAlign w:val="subscript"/>
        </w:rPr>
        <w:t>Δ</w:t>
      </w:r>
      <w:r w:rsidRPr="00E66B1A">
        <w:rPr>
          <w:rFonts w:ascii="Times New Roman" w:eastAsia="Times New Roman" w:hAnsi="Times New Roman" w:cs="Times New Roman"/>
          <w:sz w:val="20"/>
          <w:szCs w:val="20"/>
        </w:rPr>
        <w:t>RRS is in the bottom panel. Mean TLF of HOR salmon divided by mean TLF of either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s or NORs. Error bars are maximum likelihood based 95% confidence intervals. Error bars extend beyond plot extent in some contrasts.</w:t>
      </w:r>
    </w:p>
    <w:p w14:paraId="1A5C0DFE"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589180CB"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6106DC70"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5F4395B8"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57" w:name="_gk13i643nnyr" w:colFirst="0" w:colLast="0"/>
      <w:bookmarkEnd w:id="57"/>
      <w:r w:rsidRPr="00E66B1A">
        <w:rPr>
          <w:rFonts w:ascii="Times New Roman" w:hAnsi="Times New Roman" w:cs="Times New Roman"/>
        </w:rPr>
        <w:br w:type="page"/>
      </w:r>
    </w:p>
    <w:p w14:paraId="15B0CEC5" w14:textId="45D9D554"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58" w:name="_jgo2bavvtx7q" w:colFirst="0" w:colLast="0"/>
      <w:bookmarkEnd w:id="58"/>
      <w:r w:rsidRPr="00E66B1A">
        <w:rPr>
          <w:rFonts w:ascii="Times New Roman" w:eastAsia="Times New Roman" w:hAnsi="Times New Roman" w:cs="Times New Roman"/>
          <w:b/>
          <w:sz w:val="24"/>
          <w:szCs w:val="24"/>
          <w:u w:val="single"/>
        </w:rPr>
        <w:lastRenderedPageBreak/>
        <w:t>References</w:t>
      </w:r>
      <w:bookmarkStart w:id="59" w:name="_j7o2wldo8t" w:colFirst="0" w:colLast="0"/>
      <w:bookmarkEnd w:id="59"/>
      <w:r w:rsidRPr="00E66B1A">
        <w:rPr>
          <w:rFonts w:ascii="Times New Roman" w:eastAsia="Times New Roman" w:hAnsi="Times New Roman" w:cs="Times New Roman"/>
          <w:b/>
          <w:sz w:val="24"/>
          <w:szCs w:val="24"/>
          <w:u w:val="single"/>
        </w:rPr>
        <w:t xml:space="preserve"> </w:t>
      </w:r>
    </w:p>
    <w:p w14:paraId="5679C720" w14:textId="77777777" w:rsidR="00BA24E6" w:rsidRPr="00E66B1A" w:rsidRDefault="00042B1D" w:rsidP="00E66B1A">
      <w:pPr>
        <w:pStyle w:val="EndNoteBibliography"/>
        <w:spacing w:after="120"/>
        <w:rPr>
          <w:rFonts w:ascii="Times New Roman" w:hAnsi="Times New Roman" w:cs="Times New Roman"/>
          <w:noProof/>
        </w:rPr>
      </w:pPr>
      <w:r w:rsidRPr="00E66B1A">
        <w:rPr>
          <w:rFonts w:ascii="Times New Roman" w:eastAsia="Times New Roman" w:hAnsi="Times New Roman" w:cs="Times New Roman"/>
          <w:sz w:val="24"/>
          <w:szCs w:val="24"/>
        </w:rPr>
        <w:fldChar w:fldCharType="begin"/>
      </w:r>
      <w:r w:rsidRPr="00E66B1A">
        <w:rPr>
          <w:rFonts w:ascii="Times New Roman" w:eastAsia="Times New Roman" w:hAnsi="Times New Roman" w:cs="Times New Roman"/>
          <w:sz w:val="24"/>
          <w:szCs w:val="24"/>
        </w:rPr>
        <w:instrText xml:space="preserve"> ADDIN EN.REFLIST </w:instrText>
      </w:r>
      <w:r w:rsidRPr="00E66B1A">
        <w:rPr>
          <w:rFonts w:ascii="Times New Roman" w:eastAsia="Times New Roman" w:hAnsi="Times New Roman" w:cs="Times New Roman"/>
          <w:sz w:val="24"/>
          <w:szCs w:val="24"/>
        </w:rPr>
        <w:fldChar w:fldCharType="separate"/>
      </w:r>
      <w:r w:rsidR="00BA24E6" w:rsidRPr="00E66B1A">
        <w:rPr>
          <w:rFonts w:ascii="Times New Roman" w:hAnsi="Times New Roman" w:cs="Times New Roman"/>
          <w:noProof/>
        </w:rPr>
        <w:t>Anderson JH, Faulds PL, Atlas WI, Quinn TP (2013) Reproductive success of captively bred and naturally spawned Chinook salmon colonizing newly accessible habitat. Evol Appl, 6, 165-179. 10.1111/j.1752-4571.2012.00271.x</w:t>
      </w:r>
    </w:p>
    <w:p w14:paraId="2DC6A05F"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Anderson JH, Pess GR, Carmichael RW, Ford MJ, Cooney TD, Baldwin CM, McClure MM (2014) Planning Pacific Salmon and Steelhead Reintroductions Aimed at Long-Term Viability and Recovery. North American Journal of Fisheries Management, 34, 72-93. 10.1080/02755947.2013.847875</w:t>
      </w:r>
    </w:p>
    <w:p w14:paraId="6B7CA5C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Araki H, Ardren WR, Olsen E, Cooper B, Blouin MS (2007a) Reproductive success of captive-bred steelhead trout in the wild: evaluation of three hatchery programs in the Hood river. Conserv Biol, 21, 181-190. 10.1111/j.1523-1739.2006.00564.x</w:t>
      </w:r>
    </w:p>
    <w:p w14:paraId="4E23F894"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Araki H, Cooper B, Blouin MS (2007b) Genetic effects of captive breeding cause a rapid, cumulative fitness decline in the wild. Science, 318, 100-103. </w:t>
      </w:r>
    </w:p>
    <w:p w14:paraId="2D9671D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Araki H, Cooper B, Blouin MS (2009) Carry-over effect of captive breeding reduces reproductive fitness of wild-born descendants in the wild. Biol Lett, 5, 621-624. 10.1098/rsbl.2009.0315</w:t>
      </w:r>
    </w:p>
    <w:p w14:paraId="409FC05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Banks MA, O’Malley KG, Sard NM, Jacobson DP, Hogansen MJ, Schroeder RK, Johnson MA (2013) Genetic pedigree analysis of spring Chinook salmon outplanted above Cougar Dam, South Fork McKenzie River. US Army Corps of Engineers. </w:t>
      </w:r>
    </w:p>
    <w:p w14:paraId="1C26E90E"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Banks MA, Sard NM, O’Malley KG, Jacobson DP, Hogansen MJ, Johnson MA (2016) A genetics-based evaluation of the spring Chinook salmon reintroduction program above Cougar Dam, South Fork McKenzie River, 2013-2015. US Army Corps of Engineers. </w:t>
      </w:r>
    </w:p>
    <w:p w14:paraId="3B8D45C8"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Banks MA, Sard NM, O’Malley KG, Jacobson DP, Hogansen MJ, Schroeder RK, Johnson MA (2014) A genetics-based evaluation of the spring Chinook salmon reintroduction program above Cougar Dam, South Fork McKenzie River, 2007- 2013. US Army Corps of Engineers. </w:t>
      </w:r>
    </w:p>
    <w:p w14:paraId="5A8315A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Barson NJ, Aykanat T, Hindar K, Baranski M, Bolstad GH, Fiske P, Jacq C, Jensen AJ, Johnston SE, Karlsson S (2015) Sex-dependent dominance at a single locus maintains variation in age at maturity in salmon. Nature, 528, 405-408. </w:t>
      </w:r>
    </w:p>
    <w:p w14:paraId="65C05E4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Baskett ML, Waples RS (2013) Evaluating alternative strategies for minimizing unintended fitness consequences of cultured individuals on wild populations. Conserv Biol, 27, 83-94. 10.1111/j.1523-1739.2012.01949.x</w:t>
      </w:r>
    </w:p>
    <w:p w14:paraId="77D1D4F0"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Beeman JW, Evans SD, Haner PV, Hansel HC, Hansen AC, Smith CD, Sprando JM (2014) Passage and survival probabilities of juvenile Chinook salmon at Cougar Dam, Oregon, 2012. US Geological Survey.</w:t>
      </w:r>
    </w:p>
    <w:p w14:paraId="7F91B03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Bellis J, Bourke D, Williams C, Dalrymple S (2019) Identifying factors associated with the success and failure of terrestrial insect translocations. Biological Conservation, 236, 29-36. </w:t>
      </w:r>
    </w:p>
    <w:p w14:paraId="4504B6FF"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Berejikian BA, Van Doornik DM, Endicott RC, Hoffnagle TL, Tezak EP, Moore ME, Atkins J (2010) Mating success of alternative male phenotypes and evidence for frequency-dependent selection in Chinook salmon, Oncorhynchus tshawytscha. Canadian Journal of Fisheries and Aquatic Sciences, 67, 1933-1941. </w:t>
      </w:r>
    </w:p>
    <w:p w14:paraId="4D8ADDD2"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Berntson EA, Carmichael RW, Flesher MW, Ward EJ, Moran P (2011) Diminished Reproductive Success of Steelhead from a Hatchery Supplementation Program (Little Sheep Creek, Imnaha Basin, Oregon). Transactions of the American Fisheries Society, 140, 685-698. 10.1080/00028487.2011.584489</w:t>
      </w:r>
    </w:p>
    <w:p w14:paraId="32605F85"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Bolker BM (2015) Linear and generalized linear mixed models. Ecological statistics: contemporary theory and application, 309-333. </w:t>
      </w:r>
    </w:p>
    <w:p w14:paraId="6A4545E4"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lastRenderedPageBreak/>
        <w:t>Bowerman T, Roumasset A, Keefer ML, Sharpe CS, Caudill CC (2018) Prespawn Mortality of Female Chinook Salmon Increases with Water Temperature and Percent Hatchery Origin. Transactions of the American Fisheries Society, 147, 31-42. 10.1002/tafs.10022</w:t>
      </w:r>
    </w:p>
    <w:p w14:paraId="24A2BB4F" w14:textId="1D0BBB1E"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Bubac CM, Johnson AC, Fox JA, Cullingham CI (2019) Conservation translocations and post-release monitoring: Identifying trends in failures, biases, and challenges from around the world. Biological Conservation, 238, 108239. </w:t>
      </w:r>
      <w:hyperlink r:id="rId25" w:history="1">
        <w:r w:rsidRPr="00E66B1A">
          <w:rPr>
            <w:rStyle w:val="Hyperlink"/>
            <w:rFonts w:ascii="Times New Roman" w:hAnsi="Times New Roman" w:cs="Times New Roman"/>
            <w:noProof/>
          </w:rPr>
          <w:t>https://doi.org/10.1016/j.biocon.2019.108239</w:t>
        </w:r>
      </w:hyperlink>
    </w:p>
    <w:p w14:paraId="0849F71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Christie MR, Ford MJ, Blouin MS (2014) On the reproductive success of early-generation hatchery fish in the wild. Evol Appl, 7, 883-896. 10.1111/eva.12183</w:t>
      </w:r>
    </w:p>
    <w:p w14:paraId="6A1AFF6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Christie MR, Marine ML, Fox SE, French RA, Blouin MS (2016) A single generation of domestication heritably alters the expression of hundreds of genes. Nature communications, 7, 10676. </w:t>
      </w:r>
    </w:p>
    <w:p w14:paraId="62F3CCC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Christie MR, Marine ML, French RA, Blouin MS (2012) Genetic adaptation to captivity can occur in a single generation. Proc Natl Acad Sci U S A, 109, 238-242. 10.1073/pnas.1111073109</w:t>
      </w:r>
    </w:p>
    <w:p w14:paraId="107F227A" w14:textId="31291F3F"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Cochran-Biederman JL, Wyman KE, French WE, Loppnow GL (2015) Identifying correlates of success and failure of native freshwater fish reintroductions. Conservation Biology, 29, 175-186. </w:t>
      </w:r>
      <w:hyperlink r:id="rId26" w:history="1">
        <w:r w:rsidRPr="00E66B1A">
          <w:rPr>
            <w:rStyle w:val="Hyperlink"/>
            <w:rFonts w:ascii="Times New Roman" w:hAnsi="Times New Roman" w:cs="Times New Roman"/>
            <w:noProof/>
          </w:rPr>
          <w:t>https://doi.org/10.1111/cobi.12374</w:t>
        </w:r>
      </w:hyperlink>
    </w:p>
    <w:p w14:paraId="3E5AB09B"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Duncan JP (2011) Characterization of fish passage conditions through a Francis turbine and regulating outlet at Cougar Dam, Oregon, using sensor fish, 2009–2010. Pacific Northwest National Lab.(PNNL), Richland, WA (United States).</w:t>
      </w:r>
    </w:p>
    <w:p w14:paraId="619098A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Evans ML, Johnson MA, Jacobson D, Wang J, Hogansen M, O’Malley KG, Taylor E (2016) Evaluating a multi-generational reintroduction program for threatened salmon using genetic parentage analysis. Canadian Journal of Fisheries and Aquatic Sciences, 73, 844-852. 10.1139/cjfas-2015-0317</w:t>
      </w:r>
    </w:p>
    <w:p w14:paraId="7A2D10F4"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Fischer J, Lindenmayer DB (2000) An assessment of the published results of animal relocations. Biological conservation, 96, 1-11. </w:t>
      </w:r>
    </w:p>
    <w:p w14:paraId="55B7A05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Ford MJ (2002) Selection in Captivity during Supportive Breeding May Reduce Fitness in the Wild. Conservation Biology, 16, 815-825. 10.1046/j.1523-1739.2002.00257.x</w:t>
      </w:r>
    </w:p>
    <w:p w14:paraId="25E6B727"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Fox J, Monette G (1992) Generalized collinearity diagnostics. Journal of the American Statistical Association, 87, 178-183. </w:t>
      </w:r>
    </w:p>
    <w:p w14:paraId="6CC0FDB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Furlan EM, Gruber B, Attard CR, Wager RN, Kerezsy A, Faulks LK, Beheregaray LB, Unmack PJ (2020) Assessing the benefits and risks of translocations in depauperate species: A theoretical framework with an empirical validation. Journal of Applied Ecology, 57, 831-841. </w:t>
      </w:r>
    </w:p>
    <w:p w14:paraId="33DAA646" w14:textId="4014E0CC"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Godefroid S, Piazza C, Rossi G, Buord S, Stevens A-D, Aguraiuja R, Cowell C, Weekley CW, Vogg G, Iriondo JM, Johnson I, Dixon B, Gordon D, Magnanon S, Valentin B, Bjureke K, Koopman R, Vicens M, Virevaire M, Vanderborght T (2011) How successful are plant species reintroductions? Biological Conservation, 144, 672-682. </w:t>
      </w:r>
      <w:hyperlink r:id="rId27" w:history="1">
        <w:r w:rsidRPr="00E66B1A">
          <w:rPr>
            <w:rStyle w:val="Hyperlink"/>
            <w:rFonts w:ascii="Times New Roman" w:hAnsi="Times New Roman" w:cs="Times New Roman"/>
            <w:noProof/>
          </w:rPr>
          <w:t>https://doi.org/10.1016/j.biocon.2010.10.003</w:t>
        </w:r>
      </w:hyperlink>
    </w:p>
    <w:p w14:paraId="626C0B24"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Greene CM, Hall JE, Guilbault KR, Quinn TP (2010) Improved viability of populations with diverse life-history portfolios. Biology Letters, 6, 382-386. </w:t>
      </w:r>
    </w:p>
    <w:p w14:paraId="28F1A01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Gustafson RG, Waples RS, Myers JM, Weitkamp LA, Bryant GJ, Johnson OW, Hard JJ (2007) Pacific salmon extinctions: quantifying lost and remaining diversity. Conservation Biology, 21, 1009-1020. </w:t>
      </w:r>
    </w:p>
    <w:p w14:paraId="4376FE71"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Hess MA, Rabe CD, Vogel JL, Stephenson JJ, Nelson DD, Narum SR (2012) Supportive breeding boosts natural population abundance with minimal negative impacts on fitness of a wild population of Chinook salmon. Mol Ecol, 21, 5236-5250. 10.1111/mec.12046</w:t>
      </w:r>
    </w:p>
    <w:p w14:paraId="3350E1C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IUCN/SSC (2013) Guidelines for Reintroductions and Other Conservation</w:t>
      </w:r>
    </w:p>
    <w:p w14:paraId="1B86ED4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Translocations. Version 1.0. In: </w:t>
      </w:r>
      <w:r w:rsidRPr="00E66B1A">
        <w:rPr>
          <w:rFonts w:ascii="Times New Roman" w:hAnsi="Times New Roman" w:cs="Times New Roman"/>
          <w:i/>
          <w:noProof/>
        </w:rPr>
        <w:t>IUCN Species Survival Commission</w:t>
      </w:r>
      <w:r w:rsidRPr="00E66B1A">
        <w:rPr>
          <w:rFonts w:ascii="Times New Roman" w:hAnsi="Times New Roman" w:cs="Times New Roman"/>
          <w:noProof/>
        </w:rPr>
        <w:t>, pp. 1 - 57.</w:t>
      </w:r>
    </w:p>
    <w:p w14:paraId="18FD2A4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lastRenderedPageBreak/>
        <w:t>Janowitz-Koch I, Rabe C, Kinzer R, Nelson D, Hess MA, Narum SR (2019) Long-term evaluation of fitness and demographic effects of a Chinook Salmon supplementation program. Evol Appl, 12, 456-469. 10.1111/eva.12725</w:t>
      </w:r>
    </w:p>
    <w:p w14:paraId="1354B9E9"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Johnson MA, Friesen TA (2010) Spring Chinook salmon hatcheries in the Willamette basin: existing data, discernable patterns and information gaps. US Army Corps of Engineers Task Order NWPPM-09-FH-05, 88. </w:t>
      </w:r>
    </w:p>
    <w:p w14:paraId="62C3D625"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Johnson MA, Friesen TA (2014) Genetic Diversity and Population Structure of Spring Chinook Salmon from the Upper Willamette River, Oregon. North American Journal of Fisheries Management, 34, 853-862. 10.1080/02755947.2014.920739</w:t>
      </w:r>
    </w:p>
    <w:p w14:paraId="67460A0F"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Jones OR, Wang J (2010) COLONY: a program for parentage and sibship inference from multilocus genotype data. Molecular ecology resources, 10, 551-555. </w:t>
      </w:r>
    </w:p>
    <w:p w14:paraId="37A7C2EB"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Kalinowski ST, Taper ML (2005) Likelihood-based confidence intervals of relative fitness for a common experimental design. Canadian Journal of Fisheries and Aquatic Sciences, 62, 693-699. 10.1139/f04-239</w:t>
      </w:r>
    </w:p>
    <w:p w14:paraId="6A4A198B"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Kalinowski ST, Taper ML, Marshall TC (2007) Revising how the computer program CERVUS accommodates genotyping error increases success in paternity assignment. Molecular ecology, 16, 1099-1106. </w:t>
      </w:r>
    </w:p>
    <w:p w14:paraId="03A597D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Kitada S, Kishino H, Hamasaki K (2011) Bias and significance of relative reproductive success estimates based on steelhead trout (Oncorhynchus mykiss) data: a Bayesian meta-analysis. Canadian Journal of Fisheries and Aquatic Sciences, 68, 1827-1835. 10.1139/f2011-087</w:t>
      </w:r>
    </w:p>
    <w:p w14:paraId="165D441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Koch IJ, Narum SR (2021) An evaluation of the potential factors affecting lifetime reproductive success in salmonids. Evol Appl, 14, 1929-1957. 10.1111/eva.13263</w:t>
      </w:r>
    </w:p>
    <w:p w14:paraId="7DDAAF02"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Koch IJ, Seamons TR, Galbreath PF, Nuetzel HM, Matala AP, Warheit KI, Fast DE, Johnston MV, Strom CR, Narum SR, Bosch WJ (2022) Effects of Supplementation in Upper Yakima River Chinook Salmon. Transactions of the American Fisheries Society, 151, 373-388. 10.1002/tafs.10354</w:t>
      </w:r>
    </w:p>
    <w:p w14:paraId="60A90444"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Kock TJ, Ferguson JW, Keefer ML, Schreck CB (2020) Review of trap-and-haul for managing Pacific salmonids (Oncorhynchus spp.) in impounded river systems. Reviews in Fish Biology and Fisheries, 31, 53-94. 10.1007/s11160-020-09627-7</w:t>
      </w:r>
    </w:p>
    <w:p w14:paraId="724CF8F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Kostow KE, Marshall AR, Phelps SR (2003) Naturally spawning hatchery steelhead contribute to smolt production but experience low reproductive success. Transactions of the American Fisheries Society, 132, 780-790. </w:t>
      </w:r>
    </w:p>
    <w:p w14:paraId="1F32C527"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Lusardi RA, Moyle PB (2017) Two-Way Trap and Haul as a Conservation Strategy for Anadromous Salmonids. Fisheries, 42, 478-487. 10.1080/03632415.2017.1356124</w:t>
      </w:r>
    </w:p>
    <w:p w14:paraId="506BD7F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Malone EW, Perkin JS, Leckie BM, Kulp MA, Hurt CR, Walker DM (2018) Which species, how many, and from where: Integrating habitat suitability, population genomics, and abundance estimates into species reintroduction planning. Glob Chang Biol, 24, 3729-3748. 10.1111/gcb.14126</w:t>
      </w:r>
    </w:p>
    <w:p w14:paraId="7F750929" w14:textId="131E6CA5"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McClure MM, Anderson JH, Pess GR, Cooney TD, Carmichael RW, Baldwin CM, Hesse JA, Weitkamp LA, Holzer DM, Sheer MB, Lindley ST (2018) Anadromous salmonid reintroductions : general planning principles for long-term viability and recovery. </w:t>
      </w:r>
      <w:hyperlink r:id="rId28" w:history="1">
        <w:r w:rsidRPr="00E66B1A">
          <w:rPr>
            <w:rStyle w:val="Hyperlink"/>
            <w:rFonts w:ascii="Times New Roman" w:hAnsi="Times New Roman" w:cs="Times New Roman"/>
            <w:noProof/>
          </w:rPr>
          <w:t>http://doi.org/10.7289/V5/TM-NWFSC-141</w:t>
        </w:r>
      </w:hyperlink>
    </w:p>
    <w:p w14:paraId="51817386"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McElhany P, Chilcote M, Myers J, Beamesderfer R (2007) Viability Status of Oregon Salmon and Steelhead Populations in the Willamette and Lower Columbia Basins Part 7: Upper Willamette Steelhead. Prepared for Oregon Department of Fish and Wildlife and National Marine Fisheries Service. </w:t>
      </w:r>
    </w:p>
    <w:p w14:paraId="3AC6D505"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McKinney GJ, Nichols KM, Ford MJ (2021) A mobile sex‐determining region, male‐specific haplotypes and rearing environment influence age at maturity in Chinook salmon. Molecular Ecology, 30, 131-147. </w:t>
      </w:r>
    </w:p>
    <w:p w14:paraId="6AC4E0AB"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lastRenderedPageBreak/>
        <w:t>McLaughlin L, Schroeder K, Kenaston K (2008) Interim Activities for Monitoring Impacts Associated with Hatchery Programs in the Willamette Basin, USACE funding: 2007. NWPOD-07-FH-02. Oregon Department of Fish and Wildlife, Salem, Oregon.</w:t>
      </w:r>
    </w:p>
    <w:p w14:paraId="0B6CAC22"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McMillan JR, Morrison B, Chambers N, Ruggerone G, Bernatchez L, Stanford J, Neville H (2023) A global synthesis of peer‐reviewed research on the effects of hatchery salmonids on wild salmonids. Fisheries Management and Ecology. 10.1111/fme.12643</w:t>
      </w:r>
    </w:p>
    <w:p w14:paraId="547801E6"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Miller KA, Nelson NJ, Smith HG, Moore JA (2009) How do reproductive skew and founder group size affect genetic diversity in reintroduced populations? Mol Ecol, 18, 3792-3802. 10.1111/j.1365-294X.2009.04315.x</w:t>
      </w:r>
    </w:p>
    <w:p w14:paraId="29D617F2"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Mobley KB, Granroth-Wilding H, Ellmen M, Vähä J-P, Aykanat T, Johnston SE, Orell P, Erkinaro J, Primmer CR (2019) Home ground advantage: Local Atlantic salmon have higher reproductive fitness than dispersers in the wild. Science advances, 5, eaav1112. </w:t>
      </w:r>
    </w:p>
    <w:p w14:paraId="3D743430"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Monzyk FR, Friesen TA, Romer JD (2015) Infection of juvenile salmonids by Salmincola californiensis (Copepoda: Lernaeopodidae) in reservoirs and streams of the Willamette River basin, Oregon. Transactions of the American Fisheries Society, 144, 891-902. </w:t>
      </w:r>
    </w:p>
    <w:p w14:paraId="48B0477B"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Myers JCB, D.; Rawding, A.; Marshall, D.; Teel, D.;  Van Doornik, M.; Maher, M. T. (2006) Historical population structure of Pacific salmonids in the Willamette River and lower Columbia River basins. NOAA Technical Memorandum NMFS-NWFSC-73. </w:t>
      </w:r>
    </w:p>
    <w:p w14:paraId="11D3E657"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NMFS (1999) Endangered and threatened species: threatened status for three Chinook Salmon evolutionarily significant units (ESUs) in Washington and Oregon, and endangered status for one Chinook Salmon ESU in Washington. Federal Register, 64, 14308-14328. </w:t>
      </w:r>
    </w:p>
    <w:p w14:paraId="19845894"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64C0EB86"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Nuetzel HM, Galbreath PF, Staton BA, Crump CA, Naylor LM, Shippentower GE (2023) Improved productivity of naturalized spring Chinook salmon following reintroduction from a hatchery stock in Lookingglass Creek, Oregon. Canadian Journal of Fisheries and Aquatic Sciences. 10.1139/cjfas-2022-0114</w:t>
      </w:r>
    </w:p>
    <w:p w14:paraId="3000A11A" w14:textId="21C933B1"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O’Malley KG</w:t>
      </w:r>
      <w:r w:rsidR="00E66B1A">
        <w:rPr>
          <w:rFonts w:ascii="Times New Roman" w:hAnsi="Times New Roman" w:cs="Times New Roman"/>
          <w:noProof/>
        </w:rPr>
        <w:t>, Dayan DI</w:t>
      </w:r>
      <w:r w:rsidRPr="00E66B1A">
        <w:rPr>
          <w:rFonts w:ascii="Times New Roman" w:hAnsi="Times New Roman" w:cs="Times New Roman"/>
          <w:noProof/>
        </w:rPr>
        <w:t xml:space="preserve">, Fitzpatrick CK, Couture R (2023) Evaluating spring Chinook salmon releases above Cougar Dam, on the South Fork McKenzie River, using genetic parentage analysis. Report to the US Army Corps of Engineers, Portland District, Portland, Oregon. </w:t>
      </w:r>
    </w:p>
    <w:p w14:paraId="7024FF1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ODFW, NMFS (2011) Upper Willamette River conservation and recovery plan for Chinook salmon and steelhead. </w:t>
      </w:r>
    </w:p>
    <w:p w14:paraId="20F23D8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ODFW, USACE (2019) Hatchery and Genetic Management Plan: McKenzie River Spring Chinook Salmon. </w:t>
      </w:r>
    </w:p>
    <w:p w14:paraId="263368D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Ohlberger J, Schindler DE, Brown RJ, Harding JM, Adkison MD, Munro AR, Horstmann L, Spaeder J (2020) The reproductive value of large females: consequences of shifts in demographic structure for population reproductive potential in Chinook salmon. Canadian Journal of Fisheries and Aquatic Sciences, 77, 1292-1301. </w:t>
      </w:r>
    </w:p>
    <w:p w14:paraId="4BD4C9F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Peterson DA, Hilborn R, Hauser L (2014) Local adaptation limits lifetime reproductive success of dispersers in a wild salmon metapopulation. Nature communications, 5, 1-7. </w:t>
      </w:r>
    </w:p>
    <w:p w14:paraId="12B17AE0"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Peterson DA, Hilborn R, Hauser L (2016) Exploratory behavior of dispersers within a metapopulation of sockeye salmon. Behavioral Ecology, 27, 126-133. 10.1093/beheco/arv129</w:t>
      </w:r>
    </w:p>
    <w:p w14:paraId="1D2A8752"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lastRenderedPageBreak/>
        <w:t>Reed TE, Prodöhl P, Bradley C, Gilbey J, McGinnity P, Primmer CR, Bacon PJ (2019) Heritability estimation via molecular pedigree reconstruction in a wild fish population reveals substantial evolutionary potential for sea age at maturity, but not size within age classes. Canadian Journal of Fisheries and Aquatic Sciences, 76, 790-805. 10.1139/cjfas-2018-0123</w:t>
      </w:r>
    </w:p>
    <w:p w14:paraId="1466DDA2"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Romer JD, Monzyk FR, Emig R, Friesen TA (2016) Juvenile salmonid outmigration monitoring at Willamette Valley Project reservoirs. Annual Report of Oregon Department of Fish and Wildlife (ODFW) to US Army Corps of Engineers, Portland, Oregon. </w:t>
      </w:r>
    </w:p>
    <w:p w14:paraId="4A3BA597"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Ryman N, Laikre L (1991) Effects of supportive breeding on the genetically effective population size. Conservation Biology, 5, 325-329. </w:t>
      </w:r>
    </w:p>
    <w:p w14:paraId="2978AA11"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Sard NM, Jacobson DP, Banks MA (2016a) Grandparentage assignments identify unexpected adfluvial life history tactic contributing offspring to a reintroduced population. Ecology and evolution, 6, 6773-6783. </w:t>
      </w:r>
    </w:p>
    <w:p w14:paraId="64309CE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Sard NM, Johnson MA, Jacobson DP, Hogansen MJ, O'Malley KG, Banks MA (2016b) Genetic monitoring guides adaptive management of a migratory fish reintroduction program. Animal Conservation, 19, 570-577. 10.1111/acv.12278</w:t>
      </w:r>
    </w:p>
    <w:p w14:paraId="39F6D975"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Sard NM, O’Malley KG, Jacobson DP, Hogansen MJ, Johnson MA, Banks MA (2015) Factors influencing spawner success in a spring Chinook salmon (Oncorhynchus tshawytscha) reintroduction program. Canadian Journal of Fisheries and Aquatic Sciences, 72, 1390-1397. 10.1139/cjfas-2015-0007</w:t>
      </w:r>
    </w:p>
    <w:p w14:paraId="5425208E"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Schindler DE, Hilborn R, Chasco B, Boatright CP, Quinn TP, Rogers LA, Webster MS (2010) Population diversity and the portfolio effect in an exploited species. Nature, 465, 609-612. </w:t>
      </w:r>
    </w:p>
    <w:p w14:paraId="74991D6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Seddon PJ, Armstrong DP, Maloney RF (2007) Developing the science of reintroduction biology. Conservation biology, 21, 303-312. </w:t>
      </w:r>
    </w:p>
    <w:p w14:paraId="4FA045D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Seddon PJ, Griffiths CJ, Soorae PS, Armstrong DP (2014) Reversing defaunation: restoring species in a changing world. Science, 345, 406-412. </w:t>
      </w:r>
    </w:p>
    <w:p w14:paraId="0EF4FB7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Seitz AC, Courtney MB, Evans MD, Manishin K (2019) Pop-up satellite archival tags reveal evidence of intense predation on large immature Chinook salmon (Oncorhynchus tshawytscha) in the North Pacific Ocean. Canadian Journal of Fisheries and Aquatic Sciences, 76, 1608-1615. </w:t>
      </w:r>
    </w:p>
    <w:p w14:paraId="63E6B4C7"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Sheer MB, Steel EA (2011) Lost Watersheds: Barriers, Aquatic Habitat Connectivity, and Salmon Persistence in the Willamette and Lower Columbia River Basins. Transactions of the American Fisheries Society, 135, 1654-1669. 10.1577/t05-221.1</w:t>
      </w:r>
    </w:p>
    <w:p w14:paraId="4C48BED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Sinclair-Waters M, Odegard J, Korsvoll SA, Moen T, Lien S, Primmer CR, Barson NJ (2020) Beyond large-effect loci: large-scale GWAS reveals a mixed large-effect and polygenic architecture for age at maturity of Atlantic salmon. Genet Sel Evol, 52, 9. 10.1186/s12711-020-0529-8</w:t>
      </w:r>
    </w:p>
    <w:p w14:paraId="5092615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Theriault V, Moyer GR, Jackson LS, Blouin MS, Banks MA (2011) Reduced reproductive success of hatchery coho salmon in the wild: insights into most likely mechanisms. Mol Ecol, 20, 1860-1869. 10.1111/j.1365-294X.2011.05058.x</w:t>
      </w:r>
    </w:p>
    <w:p w14:paraId="29EB5E3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Van Dyken JD, Wade MJ (2010) The genetic signature of conditional expression. Genetics, 184, 557-570. 10.1534/genetics.109.110163</w:t>
      </w:r>
    </w:p>
    <w:p w14:paraId="116E8095"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Waters CD, Hard JJ, Brieuc MS, Fast DE, Warheit KI, Waples RS, Knudsen CM, Bosch WJ, Naish KA (2015) Effectiveness of managed gene flow in reducing genetic divergence associated with captive breeding. Evol Appl, 8, 956-971. 10.1111/eva.12331</w:t>
      </w:r>
    </w:p>
    <w:p w14:paraId="55FFC60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Waters CD, Hard JJ, Brieuc MSO, Fast DE, Warheit KI, Knudsen CM, Bosch WJ, Naish KA (2018) Genomewide association analyses of fitness traits in captive-reared Chinook salmon: Applications in evaluating conservation strategies. Evol Appl, 11, 853-868. 10.1111/eva.12599</w:t>
      </w:r>
    </w:p>
    <w:p w14:paraId="02D1AC1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lastRenderedPageBreak/>
        <w:t>Weeks AR, Sgro CM, Young AG, Frankham R, Mitchell NJ, Miller KA, Byrne M, Coates DJ, Eldridge MD, Sunnucks P, Breed MF, James EA, Hoffmann AA (2011) Assessing the benefits and risks of translocations in changing environments: a genetic perspective. Evol Appl, 4, 709-725. 10.1111/j.1752-4571.2011.00192.x</w:t>
      </w:r>
    </w:p>
    <w:p w14:paraId="1C964CE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Whitman LDC, B.; Hogansen, M.; Debow, B. (2022) Monitoring for Spring Chinook Salmon in the Upper Willamette Basin, 2018-2021. ODFW Science Bulletin, 2022. </w:t>
      </w:r>
    </w:p>
    <w:p w14:paraId="68C8EFEF"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Williamson KS, Grant J, Murdoch AR, Pearsons TN, Ward EJ, Ford MJ (2010) Factors influencing the relative fitness of hatchery and wild spring Chinook salmon (Oncorhynchus tshawytscha) in the Wenatchee River, Washington, USA. Canadian Journal of Fisheries and Aquatic Sciences, 67, 1840-1851. 10.1139/f10-099</w:t>
      </w:r>
    </w:p>
    <w:p w14:paraId="28E13F68"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Willoughby JR, Christie MR (2019) Long-term demographic and genetic effects of releasing captive-born individuals into the wild. Conserv Biol, 33, 377-388. 10.1111/cobi.13217</w:t>
      </w:r>
    </w:p>
    <w:p w14:paraId="231C39C7"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Zuur AF, Ieno EN, Walker NJ, Saveliev AA, Smith GM (2009) Mixed effects models and extensions in ecology with R. Springer.</w:t>
      </w:r>
    </w:p>
    <w:p w14:paraId="7F333121" w14:textId="11FFF30F"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fldChar w:fldCharType="end"/>
      </w:r>
    </w:p>
    <w:sectPr w:rsidR="0068209D" w:rsidRPr="00E66B1A">
      <w:headerReference w:type="default" r:id="rId29"/>
      <w:footerReference w:type="default" r:id="rId30"/>
      <w:headerReference w:type="first" r:id="rId31"/>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Kathleen O'Malley" w:date="2023-07-07T12:26:00Z" w:initials="OMKG">
    <w:p w14:paraId="41ADFEDF" w14:textId="41C85349" w:rsidR="00974EE9" w:rsidRDefault="00974EE9">
      <w:pPr>
        <w:pStyle w:val="CommentText"/>
      </w:pPr>
      <w:r>
        <w:rPr>
          <w:rStyle w:val="CommentReference"/>
        </w:rPr>
        <w:annotationRef/>
      </w:r>
      <w:r>
        <w:t>A couple of people at Coastwide thought we were comparing the HOR to their F1 offspring, not comparing HOR, F1 and NOR within a given year.</w:t>
      </w:r>
    </w:p>
    <w:p w14:paraId="18DB4CC1" w14:textId="77777777" w:rsidR="00974EE9" w:rsidRDefault="00974EE9">
      <w:pPr>
        <w:pStyle w:val="CommentText"/>
      </w:pPr>
    </w:p>
    <w:p w14:paraId="29724B0A" w14:textId="212BBF35" w:rsidR="00974EE9" w:rsidRDefault="00974EE9">
      <w:pPr>
        <w:pStyle w:val="CommentText"/>
      </w:pPr>
      <w:r>
        <w:t>Might be good to delete “their” and find other opportunities throughout the manuscript to make this point clear?</w:t>
      </w:r>
    </w:p>
  </w:comment>
  <w:comment w:id="3" w:author="Johnson, Marc" w:date="2023-07-17T11:58:00Z" w:initials="JM">
    <w:p w14:paraId="0C819C1A" w14:textId="77777777" w:rsidR="00974EE9" w:rsidRDefault="00974EE9" w:rsidP="004773F3">
      <w:pPr>
        <w:pStyle w:val="CommentText"/>
      </w:pPr>
      <w:r>
        <w:rPr>
          <w:rStyle w:val="CommentReference"/>
        </w:rPr>
        <w:annotationRef/>
      </w:r>
      <w:r>
        <w:t>Good revision</w:t>
      </w:r>
    </w:p>
  </w:comment>
  <w:comment w:id="7" w:author="Johnson, Marc" w:date="2023-07-17T12:02:00Z" w:initials="JM">
    <w:p w14:paraId="13D4613A" w14:textId="77777777" w:rsidR="00974EE9" w:rsidRDefault="00974EE9" w:rsidP="004773F3">
      <w:pPr>
        <w:pStyle w:val="CommentText"/>
      </w:pPr>
      <w:r>
        <w:rPr>
          <w:rStyle w:val="CommentReference"/>
        </w:rPr>
        <w:annotationRef/>
      </w:r>
      <w:r>
        <w:t>This doesn't follow neatly from the previous sentence (logic) - I've suggested some revision to address.</w:t>
      </w:r>
    </w:p>
  </w:comment>
  <w:comment w:id="8" w:author="Johnson, Marc" w:date="2023-07-17T12:10:00Z" w:initials="JM">
    <w:p w14:paraId="0E17D40B" w14:textId="77777777" w:rsidR="00974EE9" w:rsidRDefault="00974EE9" w:rsidP="004773F3">
      <w:pPr>
        <w:pStyle w:val="CommentText"/>
      </w:pPr>
      <w:r>
        <w:rPr>
          <w:rStyle w:val="CommentReference"/>
        </w:rPr>
        <w:annotationRef/>
      </w:r>
      <w:r>
        <w:t>This has nothing to do with selecting a founder population (and can be removed, here - already addressed this with my addition earlier in the paragraph).</w:t>
      </w:r>
    </w:p>
  </w:comment>
  <w:comment w:id="9" w:author="David Dayan" w:date="2023-07-19T16:33:00Z" w:initials="DD">
    <w:p w14:paraId="09DB673E" w14:textId="52E46AF3" w:rsidR="00974EE9" w:rsidRDefault="00974EE9">
      <w:pPr>
        <w:pStyle w:val="CommentText"/>
      </w:pPr>
      <w:r>
        <w:rPr>
          <w:rStyle w:val="CommentReference"/>
        </w:rPr>
        <w:annotationRef/>
      </w:r>
      <w:r>
        <w:t>I tried to revise this paragraph in the spirit of Marc’s edits. As I see it (and following the review Anderson and McClure reviews in 2014 and 2018, respectively) managers have three (reasonable) choices for source population: natural colonization, trap and haul from natural population, or hatchery. The first two have challenges (often unfeasible, and too risky</w:t>
      </w:r>
      <w:r w:rsidR="00155335">
        <w:t xml:space="preserve"> for extant pops</w:t>
      </w:r>
      <w:r>
        <w:t xml:space="preserve">, respectively), leaving hatchery as the remaining choice. </w:t>
      </w:r>
    </w:p>
  </w:comment>
  <w:comment w:id="10" w:author="Johnson, Marc" w:date="2023-07-17T12:11:00Z" w:initials="JM">
    <w:p w14:paraId="7D5C8EB2" w14:textId="77777777" w:rsidR="00974EE9" w:rsidRDefault="00974EE9" w:rsidP="004773F3">
      <w:pPr>
        <w:pStyle w:val="CommentText"/>
      </w:pPr>
      <w:r>
        <w:rPr>
          <w:rStyle w:val="CommentReference"/>
        </w:rPr>
        <w:annotationRef/>
      </w:r>
      <w:r>
        <w:t>Starting here carries nicely from the previous sentence</w:t>
      </w:r>
    </w:p>
  </w:comment>
  <w:comment w:id="12" w:author="Johnson, Marc" w:date="2023-07-17T12:34:00Z" w:initials="JM">
    <w:p w14:paraId="7C9E60E7" w14:textId="77777777" w:rsidR="00974EE9" w:rsidRDefault="00974EE9" w:rsidP="004773F3">
      <w:pPr>
        <w:pStyle w:val="CommentText"/>
      </w:pPr>
      <w:r>
        <w:rPr>
          <w:rStyle w:val="CommentReference"/>
        </w:rPr>
        <w:annotationRef/>
      </w:r>
      <w:r>
        <w:t>Here, YES to "wild-born" as draws distinction between these offspring of HORs and NOR fish - the distinction we aim to establish through definition of our 3 groups</w:t>
      </w:r>
    </w:p>
  </w:comment>
  <w:comment w:id="13" w:author="Kathleen O'Malley" w:date="2023-07-07T13:23:00Z" w:initials="OMKG">
    <w:p w14:paraId="2E4581C3" w14:textId="77777777" w:rsidR="00974EE9" w:rsidRDefault="00974EE9">
      <w:pPr>
        <w:pStyle w:val="CommentText"/>
      </w:pPr>
      <w:r>
        <w:rPr>
          <w:rStyle w:val="CommentReference"/>
        </w:rPr>
        <w:annotationRef/>
      </w:r>
      <w:r>
        <w:t xml:space="preserve">But we acknowledge that these NOR could be produced in another river system? </w:t>
      </w:r>
    </w:p>
    <w:p w14:paraId="4DAF1451" w14:textId="77777777" w:rsidR="00974EE9" w:rsidRDefault="00974EE9">
      <w:pPr>
        <w:pStyle w:val="CommentText"/>
      </w:pPr>
    </w:p>
    <w:p w14:paraId="63FC37BD" w14:textId="62E32E0C" w:rsidR="00974EE9" w:rsidRDefault="00974EE9">
      <w:pPr>
        <w:pStyle w:val="CommentText"/>
      </w:pPr>
      <w:r>
        <w:t>And we use this phrase “natural McKenzie River population” to refer to the carcass samples later on?</w:t>
      </w:r>
    </w:p>
  </w:comment>
  <w:comment w:id="14" w:author="Johnson, Marc" w:date="2023-07-17T12:38:00Z" w:initials="JM">
    <w:p w14:paraId="28BA5153" w14:textId="77777777" w:rsidR="00974EE9" w:rsidRDefault="00974EE9" w:rsidP="004773F3">
      <w:pPr>
        <w:pStyle w:val="CommentText"/>
      </w:pPr>
      <w:r>
        <w:rPr>
          <w:rStyle w:val="CommentReference"/>
        </w:rPr>
        <w:annotationRef/>
      </w:r>
      <w:r>
        <w:t>Agreed.  There is some need for revision, here.</w:t>
      </w:r>
    </w:p>
  </w:comment>
  <w:comment w:id="15" w:author="Johnson, Marc" w:date="2023-07-17T12:40:00Z" w:initials="JM">
    <w:p w14:paraId="58C866D2" w14:textId="77777777" w:rsidR="00974EE9" w:rsidRDefault="00974EE9" w:rsidP="004773F3">
      <w:pPr>
        <w:pStyle w:val="CommentText"/>
      </w:pPr>
      <w:r>
        <w:rPr>
          <w:rStyle w:val="CommentReference"/>
        </w:rPr>
        <w:annotationRef/>
      </w:r>
      <w:r>
        <w:t>One easy fix is to say "in the McKenzie", not "from the McKenzie".  We know the former, but not the latter - and the nature of the comparison is the same.</w:t>
      </w:r>
    </w:p>
  </w:comment>
  <w:comment w:id="16" w:author="David Dayan" w:date="2023-07-24T12:56:00Z" w:initials="DD">
    <w:p w14:paraId="5706F993" w14:textId="193007A0" w:rsidR="00755935" w:rsidRDefault="00755935">
      <w:pPr>
        <w:pStyle w:val="CommentText"/>
      </w:pPr>
      <w:r>
        <w:rPr>
          <w:rStyle w:val="CommentReference"/>
        </w:rPr>
        <w:annotationRef/>
      </w:r>
      <w:r>
        <w:t xml:space="preserve">“In the McKenzie” works for me, but I don’t think there’s an issue, here. If an individual has strayed into the McKenzie </w:t>
      </w:r>
      <w:r w:rsidR="00971065">
        <w:t xml:space="preserve">and successfully </w:t>
      </w:r>
      <w:r>
        <w:t>spawn</w:t>
      </w:r>
      <w:r w:rsidR="00971065">
        <w:t>ed, then</w:t>
      </w:r>
      <w:r>
        <w:t xml:space="preserve"> it has immigrated into that population. </w:t>
      </w:r>
    </w:p>
  </w:comment>
  <w:comment w:id="21" w:author="COUTURE Ryan B * ODFW" w:date="2023-07-17T11:15:00Z" w:initials="CRB*O">
    <w:p w14:paraId="1AB93B08" w14:textId="77777777" w:rsidR="00755935" w:rsidRDefault="00755935" w:rsidP="00755935">
      <w:pPr>
        <w:pStyle w:val="CommentText"/>
      </w:pPr>
      <w:r>
        <w:rPr>
          <w:rStyle w:val="CommentReference"/>
        </w:rPr>
        <w:annotationRef/>
      </w:r>
      <w:r>
        <w:t xml:space="preserve">We've been trapping at Leaburg since 2019 when  Cogswell Creek (Mckenzie Hatchery) went offline.  The majority of HOR adults are since collected at Leaburg Hatchery and/or dam.  If this is non-relevant to the time series of the analysis, feel free to omit.  </w:t>
      </w:r>
    </w:p>
  </w:comment>
  <w:comment w:id="25" w:author="Kathleen O'Malley" w:date="2023-07-08T10:45:00Z" w:initials="OMKG">
    <w:p w14:paraId="51FD0063" w14:textId="77777777" w:rsidR="00974EE9" w:rsidRDefault="00974EE9">
      <w:pPr>
        <w:pStyle w:val="CommentText"/>
      </w:pPr>
      <w:r>
        <w:rPr>
          <w:rStyle w:val="CommentReference"/>
        </w:rPr>
        <w:annotationRef/>
      </w:r>
      <w:r>
        <w:t>MJ suggestion which when we discussed you said you agreed with but then after further understanding you perhaps disagree with?</w:t>
      </w:r>
    </w:p>
    <w:p w14:paraId="695B071A" w14:textId="77777777" w:rsidR="00974EE9" w:rsidRDefault="00974EE9">
      <w:pPr>
        <w:pStyle w:val="CommentText"/>
      </w:pPr>
    </w:p>
    <w:p w14:paraId="62D33E9A" w14:textId="6BDA49FD" w:rsidR="00974EE9" w:rsidRDefault="00974EE9">
      <w:pPr>
        <w:pStyle w:val="CommentText"/>
      </w:pPr>
      <w:r>
        <w:t>Just want to make sure we are all on the same page.</w:t>
      </w:r>
    </w:p>
  </w:comment>
  <w:comment w:id="26" w:author="Johnson, Marc" w:date="2023-07-17T13:12:00Z" w:initials="JM">
    <w:p w14:paraId="1490449A" w14:textId="77777777" w:rsidR="00974EE9" w:rsidRDefault="00974EE9" w:rsidP="004773F3">
      <w:pPr>
        <w:pStyle w:val="CommentText"/>
      </w:pPr>
      <w:r>
        <w:rPr>
          <w:rStyle w:val="CommentReference"/>
        </w:rPr>
        <w:annotationRef/>
      </w:r>
      <w:r>
        <w:t>I'm okay with this as written (descendants), because "first generation" adds the needed clarity re generation.  I don't have time to review previous versions, but I don't recall "first generation" indicated in earlier versions.  That said, "wild-born offspring" also accurately describes this group.</w:t>
      </w:r>
    </w:p>
  </w:comment>
  <w:comment w:id="37" w:author="COUTURE Ryan B * ODFW" w:date="2023-07-17T11:19:00Z" w:initials="CRB*O">
    <w:p w14:paraId="47DCFF22" w14:textId="49DDBCC1" w:rsidR="00974EE9" w:rsidRDefault="00974EE9" w:rsidP="004773F3">
      <w:pPr>
        <w:pStyle w:val="CommentText"/>
      </w:pPr>
      <w:r>
        <w:rPr>
          <w:rStyle w:val="CommentReference"/>
        </w:rPr>
        <w:annotationRef/>
      </w:r>
      <w:r>
        <w:t xml:space="preserve">Might be worth noting here, or in the discussion that this is likely explainable by the selection for broodstock.  Generally speaking, larger (and more fecund) and healthier fish are held for brood to meet hatchery production goals.  Outplants tend to be what's left.  </w:t>
      </w:r>
    </w:p>
  </w:comment>
  <w:comment w:id="38" w:author="David Dayan" w:date="2023-07-25T14:44:00Z" w:initials="DD">
    <w:p w14:paraId="0FBE1DDF" w14:textId="0B21EFD7" w:rsidR="00E6421D" w:rsidRDefault="00E6421D">
      <w:pPr>
        <w:pStyle w:val="CommentText"/>
      </w:pPr>
      <w:r>
        <w:rPr>
          <w:rStyle w:val="CommentReference"/>
        </w:rPr>
        <w:annotationRef/>
      </w:r>
      <w:r>
        <w:t>Added separate section methods and results to address this concern</w:t>
      </w:r>
    </w:p>
  </w:comment>
  <w:comment w:id="46" w:author="COUTURE Ryan B * ODFW" w:date="2023-07-17T11:33:00Z" w:initials="CRB*O">
    <w:p w14:paraId="676E780C" w14:textId="77777777" w:rsidR="00974EE9" w:rsidRDefault="00974EE9">
      <w:pPr>
        <w:pStyle w:val="CommentText"/>
      </w:pPr>
      <w:r>
        <w:rPr>
          <w:rStyle w:val="CommentReference"/>
        </w:rPr>
        <w:annotationRef/>
      </w:r>
      <w:r>
        <w:t>Could include here as well, a comment about selecting for brood and "against" outplanting from a fish quality and size perspective</w:t>
      </w:r>
    </w:p>
    <w:p w14:paraId="0489FBCA" w14:textId="77777777" w:rsidR="00974EE9" w:rsidRDefault="00974EE9" w:rsidP="004773F3">
      <w:pPr>
        <w:pStyle w:val="CommentText"/>
      </w:pPr>
    </w:p>
  </w:comment>
  <w:comment w:id="47" w:author="Johnson, Marc" w:date="2023-07-17T14:03:00Z" w:initials="JM">
    <w:p w14:paraId="449011D8" w14:textId="77777777" w:rsidR="00974EE9" w:rsidRDefault="00974EE9" w:rsidP="004773F3">
      <w:pPr>
        <w:pStyle w:val="CommentText"/>
      </w:pPr>
      <w:r>
        <w:rPr>
          <w:rStyle w:val="CommentReference"/>
        </w:rPr>
        <w:annotationRef/>
      </w:r>
      <w:r>
        <w:t>Agree</w:t>
      </w:r>
    </w:p>
  </w:comment>
  <w:comment w:id="49" w:author="Nicholas Sard" w:date="2023-07-13T15:55:00Z" w:initials="NS">
    <w:p w14:paraId="423DDE4E" w14:textId="77777777" w:rsidR="00974EE9" w:rsidRDefault="00974EE9" w:rsidP="004773F3">
      <w:pPr>
        <w:pStyle w:val="CommentText"/>
      </w:pPr>
      <w:r>
        <w:rPr>
          <w:rStyle w:val="CommentReference"/>
        </w:rPr>
        <w:annotationRef/>
      </w:r>
      <w:r>
        <w:t>I recommend keeping this more general here. While ODFW likes to say that integration is happening, recent work out of the Garza lab suggests that integration may happen at a lower rate than thought. In addition, it might not be integration itself but rather the size of the broodstock itself, which I've noted before. I accept Kathleen's comment (influenced by Mike Ford) about keeping it general here rather than directly comparing it to Christie's 2012. However, the steelhead Nb of 40 starkly contrasts with ours Nb ~400-500.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724B0A" w15:done="0"/>
  <w15:commentEx w15:paraId="0C819C1A" w15:paraIdParent="29724B0A" w15:done="0"/>
  <w15:commentEx w15:paraId="13D4613A" w15:done="0"/>
  <w15:commentEx w15:paraId="0E17D40B" w15:done="0"/>
  <w15:commentEx w15:paraId="09DB673E" w15:paraIdParent="0E17D40B" w15:done="0"/>
  <w15:commentEx w15:paraId="7D5C8EB2" w15:done="0"/>
  <w15:commentEx w15:paraId="7C9E60E7" w15:done="0"/>
  <w15:commentEx w15:paraId="63FC37BD" w15:done="0"/>
  <w15:commentEx w15:paraId="28BA5153" w15:paraIdParent="63FC37BD" w15:done="0"/>
  <w15:commentEx w15:paraId="58C866D2" w15:paraIdParent="63FC37BD" w15:done="0"/>
  <w15:commentEx w15:paraId="5706F993" w15:paraIdParent="63FC37BD" w15:done="0"/>
  <w15:commentEx w15:paraId="1AB93B08" w15:done="0"/>
  <w15:commentEx w15:paraId="62D33E9A" w15:done="0"/>
  <w15:commentEx w15:paraId="1490449A" w15:paraIdParent="62D33E9A" w15:done="0"/>
  <w15:commentEx w15:paraId="47DCFF22" w15:done="0"/>
  <w15:commentEx w15:paraId="0FBE1DDF" w15:paraIdParent="47DCFF22" w15:done="0"/>
  <w15:commentEx w15:paraId="0489FBCA" w15:done="0"/>
  <w15:commentEx w15:paraId="449011D8" w15:paraIdParent="0489FBCA" w15:done="0"/>
  <w15:commentEx w15:paraId="423DDE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5282EF" w16cex:dateUtc="2023-07-07T19:26:00Z"/>
  <w16cex:commentExtensible w16cex:durableId="285FAB5A" w16cex:dateUtc="2023-07-17T18:58:00Z"/>
  <w16cex:commentExtensible w16cex:durableId="285FAC68" w16cex:dateUtc="2023-07-17T19:02:00Z"/>
  <w16cex:commentExtensible w16cex:durableId="285FAE3A" w16cex:dateUtc="2023-07-17T19:10:00Z"/>
  <w16cex:commentExtensible w16cex:durableId="28628EEF" w16cex:dateUtc="2023-07-19T23:33:00Z"/>
  <w16cex:commentExtensible w16cex:durableId="285FAE65" w16cex:dateUtc="2023-07-17T19:11:00Z"/>
  <w16cex:commentExtensible w16cex:durableId="285FB3D1" w16cex:dateUtc="2023-07-17T19:34:00Z"/>
  <w16cex:commentExtensible w16cex:durableId="28529059" w16cex:dateUtc="2023-07-07T20:23:00Z"/>
  <w16cex:commentExtensible w16cex:durableId="285FB4C4" w16cex:dateUtc="2023-07-17T19:38:00Z"/>
  <w16cex:commentExtensible w16cex:durableId="285FB55B" w16cex:dateUtc="2023-07-17T19:40:00Z"/>
  <w16cex:commentExtensible w16cex:durableId="2868F375" w16cex:dateUtc="2023-07-24T19:56:00Z"/>
  <w16cex:commentExtensible w16cex:durableId="2868F482" w16cex:dateUtc="2023-07-17T18:15:00Z"/>
  <w16cex:commentExtensible w16cex:durableId="2853BCC7" w16cex:dateUtc="2023-07-08T17:45:00Z"/>
  <w16cex:commentExtensible w16cex:durableId="285FBCCF" w16cex:dateUtc="2023-07-17T20:12:00Z"/>
  <w16cex:commentExtensible w16cex:durableId="285FA25B" w16cex:dateUtc="2023-07-17T18:19:00Z"/>
  <w16cex:commentExtensible w16cex:durableId="286A5E61" w16cex:dateUtc="2023-07-25T21:44:00Z"/>
  <w16cex:commentExtensible w16cex:durableId="285FA583" w16cex:dateUtc="2023-07-17T18:33:00Z"/>
  <w16cex:commentExtensible w16cex:durableId="285FC8CC" w16cex:dateUtc="2023-07-17T21:03:00Z"/>
  <w16cex:commentExtensible w16cex:durableId="285A9CF4" w16cex:dateUtc="2023-07-13T19: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724B0A" w16cid:durableId="285282EF"/>
  <w16cid:commentId w16cid:paraId="0C819C1A" w16cid:durableId="285FAB5A"/>
  <w16cid:commentId w16cid:paraId="13D4613A" w16cid:durableId="285FAC68"/>
  <w16cid:commentId w16cid:paraId="0E17D40B" w16cid:durableId="285FAE3A"/>
  <w16cid:commentId w16cid:paraId="09DB673E" w16cid:durableId="28628EEF"/>
  <w16cid:commentId w16cid:paraId="7D5C8EB2" w16cid:durableId="285FAE65"/>
  <w16cid:commentId w16cid:paraId="7C9E60E7" w16cid:durableId="285FB3D1"/>
  <w16cid:commentId w16cid:paraId="63FC37BD" w16cid:durableId="28529059"/>
  <w16cid:commentId w16cid:paraId="28BA5153" w16cid:durableId="285FB4C4"/>
  <w16cid:commentId w16cid:paraId="58C866D2" w16cid:durableId="285FB55B"/>
  <w16cid:commentId w16cid:paraId="5706F993" w16cid:durableId="2868F375"/>
  <w16cid:commentId w16cid:paraId="1AB93B08" w16cid:durableId="2868F482"/>
  <w16cid:commentId w16cid:paraId="62D33E9A" w16cid:durableId="2853BCC7"/>
  <w16cid:commentId w16cid:paraId="1490449A" w16cid:durableId="285FBCCF"/>
  <w16cid:commentId w16cid:paraId="47DCFF22" w16cid:durableId="285FA25B"/>
  <w16cid:commentId w16cid:paraId="0FBE1DDF" w16cid:durableId="286A5E61"/>
  <w16cid:commentId w16cid:paraId="0489FBCA" w16cid:durableId="285FA583"/>
  <w16cid:commentId w16cid:paraId="449011D8" w16cid:durableId="285FC8CC"/>
  <w16cid:commentId w16cid:paraId="423DDE4E" w16cid:durableId="285A9C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BE1F7" w14:textId="77777777" w:rsidR="008F5084" w:rsidRDefault="008F5084">
      <w:pPr>
        <w:spacing w:line="240" w:lineRule="auto"/>
      </w:pPr>
      <w:r>
        <w:separator/>
      </w:r>
    </w:p>
  </w:endnote>
  <w:endnote w:type="continuationSeparator" w:id="0">
    <w:p w14:paraId="6A6371D8" w14:textId="77777777" w:rsidR="008F5084" w:rsidRDefault="008F50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EFB3E" w14:textId="7E9A8965" w:rsidR="00974EE9" w:rsidRDefault="00974EE9">
    <w:pPr>
      <w:jc w:val="right"/>
    </w:pPr>
    <w:r>
      <w:fldChar w:fldCharType="begin"/>
    </w:r>
    <w:r>
      <w:instrText>PAGE</w:instrText>
    </w:r>
    <w:r>
      <w:fldChar w:fldCharType="separate"/>
    </w:r>
    <w:r>
      <w:rPr>
        <w:noProof/>
      </w:rPr>
      <w:t>38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84A403" w14:textId="77777777" w:rsidR="008F5084" w:rsidRDefault="008F5084">
      <w:pPr>
        <w:spacing w:line="240" w:lineRule="auto"/>
      </w:pPr>
      <w:r>
        <w:separator/>
      </w:r>
    </w:p>
  </w:footnote>
  <w:footnote w:type="continuationSeparator" w:id="0">
    <w:p w14:paraId="454D3845" w14:textId="77777777" w:rsidR="008F5084" w:rsidRDefault="008F50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8204A" w14:textId="77777777" w:rsidR="00974EE9" w:rsidRPr="00947C71" w:rsidRDefault="00974EE9" w:rsidP="00D4705E">
    <w:pPr>
      <w:pStyle w:val="Header"/>
      <w:rPr>
        <w:rFonts w:ascii="Times New Roman" w:hAnsi="Times New Roman" w:cs="Times New Roman"/>
        <w:sz w:val="24"/>
        <w:szCs w:val="24"/>
        <w:lang w:val="en-US"/>
      </w:rPr>
    </w:pPr>
    <w:r w:rsidRPr="00947C71">
      <w:rPr>
        <w:rFonts w:ascii="Times New Roman" w:hAnsi="Times New Roman" w:cs="Times New Roman"/>
        <w:sz w:val="24"/>
        <w:szCs w:val="24"/>
        <w:lang w:val="en-US"/>
      </w:rPr>
      <w:t>Wild-Born Hatchery Descendant Fitness</w:t>
    </w:r>
  </w:p>
  <w:p w14:paraId="0DF81A81" w14:textId="77777777" w:rsidR="00974EE9" w:rsidRDefault="00974E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EEB95" w14:textId="1D9158BB" w:rsidR="00974EE9" w:rsidRPr="00947C71" w:rsidRDefault="00974EE9">
    <w:pPr>
      <w:pStyle w:val="Header"/>
      <w:rPr>
        <w:rFonts w:ascii="Times New Roman" w:hAnsi="Times New Roman" w:cs="Times New Roman"/>
        <w:sz w:val="24"/>
        <w:szCs w:val="24"/>
        <w:lang w:val="en-US"/>
      </w:rPr>
    </w:pPr>
    <w:r w:rsidRPr="00947C71">
      <w:rPr>
        <w:rFonts w:ascii="Times New Roman" w:hAnsi="Times New Roman" w:cs="Times New Roman"/>
        <w:sz w:val="24"/>
        <w:szCs w:val="24"/>
        <w:lang w:val="en-US"/>
      </w:rPr>
      <w:t>Wild-Born Hatchery Descendant Fitness</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Johnson, Marc">
    <w15:presenceInfo w15:providerId="AD" w15:userId="S::johnmarc@oregonstate.edu::9d8479ba-e6dc-413b-936b-5861160c6fbb"/>
  </w15:person>
  <w15:person w15:author="David Dayan">
    <w15:presenceInfo w15:providerId="AD" w15:userId="S::ddayan@clarku.edu::28280fc7-5003-494f-9b9e-92d9dd867b56"/>
  </w15:person>
  <w15:person w15:author="COUTURE Ryan B * ODFW">
    <w15:presenceInfo w15:providerId="AD" w15:userId="S::Ryan.B.Couture@odfw.oregon.gov::1ba254d6-9af9-405d-a7e5-e09e5576e2a2"/>
  </w15:person>
  <w15:person w15:author="Nicholas Sard">
    <w15:presenceInfo w15:providerId="AD" w15:userId="S-1-5-21-1756227356-2601099644-1138982088-1149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cxMLY3NDU3MLMyNLAyUdpeDU4uLM/DyQAsNaADOAkTUsAAAA"/>
    <w:docVar w:name="EN.InstantFormat" w:val="&lt;ENInstantFormat&gt;&lt;Enabled&gt;0&lt;/Enabled&gt;&lt;ScanUnformatted&gt;1&lt;/ScanUnformatted&gt;&lt;ScanChanges&gt;1&lt;/ScanChanges&gt;&lt;Suspended&gt;0&lt;/Suspended&gt;&lt;/ENInstantFormat&gt;"/>
    <w:docVar w:name="EN.Layout" w:val="&lt;ENLayout&gt;&lt;Style&gt;Conservation Genetics (revis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259&lt;/item&gt;&lt;item&gt;1369&lt;/item&gt;&lt;item&gt;1370&lt;/item&gt;&lt;item&gt;1372&lt;/item&gt;&lt;item&gt;1373&lt;/item&gt;&lt;item&gt;1376&lt;/item&gt;&lt;item&gt;1393&lt;/item&gt;&lt;item&gt;1396&lt;/item&gt;&lt;item&gt;1438&lt;/item&gt;&lt;item&gt;1439&lt;/item&gt;&lt;item&gt;1446&lt;/item&gt;&lt;item&gt;1455&lt;/item&gt;&lt;item&gt;1520&lt;/item&gt;&lt;item&gt;1521&lt;/item&gt;&lt;item&gt;1522&lt;/item&gt;&lt;item&gt;1526&lt;/item&gt;&lt;item&gt;1535&lt;/item&gt;&lt;item&gt;1536&lt;/item&gt;&lt;item&gt;1539&lt;/item&gt;&lt;item&gt;1542&lt;/item&gt;&lt;item&gt;1543&lt;/item&gt;&lt;item&gt;1544&lt;/item&gt;&lt;item&gt;1560&lt;/item&gt;&lt;item&gt;1562&lt;/item&gt;&lt;item&gt;1563&lt;/item&gt;&lt;item&gt;1564&lt;/item&gt;&lt;item&gt;1565&lt;/item&gt;&lt;item&gt;1566&lt;/item&gt;&lt;item&gt;1567&lt;/item&gt;&lt;item&gt;1569&lt;/item&gt;&lt;item&gt;1571&lt;/item&gt;&lt;item&gt;1572&lt;/item&gt;&lt;item&gt;1578&lt;/item&gt;&lt;item&gt;1581&lt;/item&gt;&lt;item&gt;1599&lt;/item&gt;&lt;item&gt;1600&lt;/item&gt;&lt;item&gt;1628&lt;/item&gt;&lt;item&gt;1662&lt;/item&gt;&lt;item&gt;1678&lt;/item&gt;&lt;item&gt;1680&lt;/item&gt;&lt;item&gt;1691&lt;/item&gt;&lt;item&gt;1692&lt;/item&gt;&lt;item&gt;1694&lt;/item&gt;&lt;item&gt;1696&lt;/item&gt;&lt;item&gt;1730&lt;/item&gt;&lt;item&gt;1731&lt;/item&gt;&lt;item&gt;1732&lt;/item&gt;&lt;item&gt;1733&lt;/item&gt;&lt;item&gt;1736&lt;/item&gt;&lt;item&gt;1738&lt;/item&gt;&lt;item&gt;1739&lt;/item&gt;&lt;item&gt;1740&lt;/item&gt;&lt;item&gt;1741&lt;/item&gt;&lt;item&gt;1742&lt;/item&gt;&lt;item&gt;1743&lt;/item&gt;&lt;item&gt;1744&lt;/item&gt;&lt;item&gt;1745&lt;/item&gt;&lt;item&gt;1747&lt;/item&gt;&lt;item&gt;1748&lt;/item&gt;&lt;item&gt;1750&lt;/item&gt;&lt;item&gt;1751&lt;/item&gt;&lt;item&gt;1752&lt;/item&gt;&lt;item&gt;1753&lt;/item&gt;&lt;item&gt;1754&lt;/item&gt;&lt;item&gt;1755&lt;/item&gt;&lt;item&gt;1756&lt;/item&gt;&lt;item&gt;1758&lt;/item&gt;&lt;item&gt;1759&lt;/item&gt;&lt;item&gt;1767&lt;/item&gt;&lt;item&gt;1768&lt;/item&gt;&lt;item&gt;1769&lt;/item&gt;&lt;item&gt;1770&lt;/item&gt;&lt;item&gt;1772&lt;/item&gt;&lt;item&gt;1773&lt;/item&gt;&lt;item&gt;1774&lt;/item&gt;&lt;item&gt;1775&lt;/item&gt;&lt;item&gt;1776&lt;/item&gt;&lt;item&gt;1777&lt;/item&gt;&lt;item&gt;1778&lt;/item&gt;&lt;item&gt;1779&lt;/item&gt;&lt;item&gt;1780&lt;/item&gt;&lt;item&gt;1781&lt;/item&gt;&lt;item&gt;1782&lt;/item&gt;&lt;item&gt;1784&lt;/item&gt;&lt;/record-ids&gt;&lt;/item&gt;&lt;/Libraries&gt;"/>
  </w:docVars>
  <w:rsids>
    <w:rsidRoot w:val="0068209D"/>
    <w:rsid w:val="0000378D"/>
    <w:rsid w:val="00011B7C"/>
    <w:rsid w:val="000248CB"/>
    <w:rsid w:val="00042B1D"/>
    <w:rsid w:val="0005798E"/>
    <w:rsid w:val="000949AC"/>
    <w:rsid w:val="000C7E58"/>
    <w:rsid w:val="000D33D9"/>
    <w:rsid w:val="000E4634"/>
    <w:rsid w:val="00106C3B"/>
    <w:rsid w:val="00110B79"/>
    <w:rsid w:val="001528BB"/>
    <w:rsid w:val="00155335"/>
    <w:rsid w:val="0016199C"/>
    <w:rsid w:val="00171F4E"/>
    <w:rsid w:val="00196594"/>
    <w:rsid w:val="001975CE"/>
    <w:rsid w:val="001A72DF"/>
    <w:rsid w:val="001B3A77"/>
    <w:rsid w:val="001C69E7"/>
    <w:rsid w:val="001E3B70"/>
    <w:rsid w:val="001E77CB"/>
    <w:rsid w:val="002234BA"/>
    <w:rsid w:val="002723AB"/>
    <w:rsid w:val="0028729C"/>
    <w:rsid w:val="002A3752"/>
    <w:rsid w:val="002B4CC8"/>
    <w:rsid w:val="0031224E"/>
    <w:rsid w:val="0031666F"/>
    <w:rsid w:val="00330128"/>
    <w:rsid w:val="003359A0"/>
    <w:rsid w:val="003513F5"/>
    <w:rsid w:val="00360F70"/>
    <w:rsid w:val="0036145B"/>
    <w:rsid w:val="00365D7D"/>
    <w:rsid w:val="00377359"/>
    <w:rsid w:val="00382E91"/>
    <w:rsid w:val="003A21F7"/>
    <w:rsid w:val="003D0273"/>
    <w:rsid w:val="003D3A86"/>
    <w:rsid w:val="003D7218"/>
    <w:rsid w:val="003D7A32"/>
    <w:rsid w:val="003D7F5E"/>
    <w:rsid w:val="003F424B"/>
    <w:rsid w:val="00410795"/>
    <w:rsid w:val="004773F3"/>
    <w:rsid w:val="00481688"/>
    <w:rsid w:val="004A079F"/>
    <w:rsid w:val="004D13B3"/>
    <w:rsid w:val="004D4C29"/>
    <w:rsid w:val="004D79DA"/>
    <w:rsid w:val="004E04E8"/>
    <w:rsid w:val="005521D4"/>
    <w:rsid w:val="00553238"/>
    <w:rsid w:val="00561897"/>
    <w:rsid w:val="00592B2A"/>
    <w:rsid w:val="005C3942"/>
    <w:rsid w:val="005D5AC4"/>
    <w:rsid w:val="005E1AFD"/>
    <w:rsid w:val="006052F0"/>
    <w:rsid w:val="006175E0"/>
    <w:rsid w:val="00621301"/>
    <w:rsid w:val="00656A59"/>
    <w:rsid w:val="0067330D"/>
    <w:rsid w:val="0067783F"/>
    <w:rsid w:val="00680956"/>
    <w:rsid w:val="0068209D"/>
    <w:rsid w:val="0069477C"/>
    <w:rsid w:val="006A10E3"/>
    <w:rsid w:val="006B2267"/>
    <w:rsid w:val="006B7D3D"/>
    <w:rsid w:val="006D26E3"/>
    <w:rsid w:val="006E0EFA"/>
    <w:rsid w:val="006E4D9A"/>
    <w:rsid w:val="006E696E"/>
    <w:rsid w:val="006F3CFA"/>
    <w:rsid w:val="00711845"/>
    <w:rsid w:val="007127F9"/>
    <w:rsid w:val="00724C61"/>
    <w:rsid w:val="00742495"/>
    <w:rsid w:val="00743CFB"/>
    <w:rsid w:val="00755935"/>
    <w:rsid w:val="007A7A59"/>
    <w:rsid w:val="007C1664"/>
    <w:rsid w:val="007F2931"/>
    <w:rsid w:val="007F7458"/>
    <w:rsid w:val="008146C7"/>
    <w:rsid w:val="008253D1"/>
    <w:rsid w:val="00836F7B"/>
    <w:rsid w:val="00886C40"/>
    <w:rsid w:val="008F3169"/>
    <w:rsid w:val="008F5084"/>
    <w:rsid w:val="00901DE3"/>
    <w:rsid w:val="009023E2"/>
    <w:rsid w:val="0090466B"/>
    <w:rsid w:val="00944CE4"/>
    <w:rsid w:val="00947C71"/>
    <w:rsid w:val="009537F4"/>
    <w:rsid w:val="00955F91"/>
    <w:rsid w:val="0095752B"/>
    <w:rsid w:val="0096718F"/>
    <w:rsid w:val="00971065"/>
    <w:rsid w:val="00974EE9"/>
    <w:rsid w:val="00985AFC"/>
    <w:rsid w:val="0099015C"/>
    <w:rsid w:val="009B6B7D"/>
    <w:rsid w:val="009E5962"/>
    <w:rsid w:val="00A00002"/>
    <w:rsid w:val="00A07FCD"/>
    <w:rsid w:val="00A2437E"/>
    <w:rsid w:val="00A27FEF"/>
    <w:rsid w:val="00A309A2"/>
    <w:rsid w:val="00A42324"/>
    <w:rsid w:val="00A55E28"/>
    <w:rsid w:val="00A634FB"/>
    <w:rsid w:val="00A86202"/>
    <w:rsid w:val="00A86B72"/>
    <w:rsid w:val="00AA057E"/>
    <w:rsid w:val="00AA7DA9"/>
    <w:rsid w:val="00AB309D"/>
    <w:rsid w:val="00AB6676"/>
    <w:rsid w:val="00AC78FA"/>
    <w:rsid w:val="00AD2038"/>
    <w:rsid w:val="00AF5F6D"/>
    <w:rsid w:val="00B044EE"/>
    <w:rsid w:val="00B465CC"/>
    <w:rsid w:val="00B55C4D"/>
    <w:rsid w:val="00B645AB"/>
    <w:rsid w:val="00B72151"/>
    <w:rsid w:val="00B741E3"/>
    <w:rsid w:val="00B776D4"/>
    <w:rsid w:val="00BA24E6"/>
    <w:rsid w:val="00BB49C4"/>
    <w:rsid w:val="00BC020C"/>
    <w:rsid w:val="00BE29E3"/>
    <w:rsid w:val="00BE601F"/>
    <w:rsid w:val="00C00251"/>
    <w:rsid w:val="00C270C9"/>
    <w:rsid w:val="00C5405C"/>
    <w:rsid w:val="00C54E48"/>
    <w:rsid w:val="00C62361"/>
    <w:rsid w:val="00C65508"/>
    <w:rsid w:val="00C810E8"/>
    <w:rsid w:val="00C81AD4"/>
    <w:rsid w:val="00CC6C46"/>
    <w:rsid w:val="00CD4C74"/>
    <w:rsid w:val="00CD5904"/>
    <w:rsid w:val="00CE40DE"/>
    <w:rsid w:val="00CF5393"/>
    <w:rsid w:val="00D00511"/>
    <w:rsid w:val="00D4262C"/>
    <w:rsid w:val="00D43407"/>
    <w:rsid w:val="00D43A5C"/>
    <w:rsid w:val="00D4705E"/>
    <w:rsid w:val="00D77030"/>
    <w:rsid w:val="00DB760D"/>
    <w:rsid w:val="00E05930"/>
    <w:rsid w:val="00E53515"/>
    <w:rsid w:val="00E61F3D"/>
    <w:rsid w:val="00E6421D"/>
    <w:rsid w:val="00E66B1A"/>
    <w:rsid w:val="00E6710D"/>
    <w:rsid w:val="00E750BE"/>
    <w:rsid w:val="00EC7DB5"/>
    <w:rsid w:val="00F13F85"/>
    <w:rsid w:val="00F87A72"/>
    <w:rsid w:val="00FC21EC"/>
    <w:rsid w:val="00FD6548"/>
    <w:rsid w:val="00FE5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8A7C"/>
  <w15:docId w15:val="{C819E3EC-F11B-DD46-B3FD-C79340875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i/>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42B1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2B1D"/>
    <w:rPr>
      <w:rFonts w:ascii="Times New Roman" w:hAnsi="Times New Roman" w:cs="Times New Roman"/>
      <w:sz w:val="18"/>
      <w:szCs w:val="18"/>
    </w:rPr>
  </w:style>
  <w:style w:type="paragraph" w:customStyle="1" w:styleId="EndNoteBibliographyTitle">
    <w:name w:val="EndNote Bibliography Title"/>
    <w:basedOn w:val="Normal"/>
    <w:link w:val="EndNoteBibliographyTitleChar"/>
    <w:rsid w:val="00042B1D"/>
    <w:pPr>
      <w:jc w:val="center"/>
    </w:pPr>
    <w:rPr>
      <w:lang w:val="en-US"/>
    </w:rPr>
  </w:style>
  <w:style w:type="character" w:customStyle="1" w:styleId="EndNoteBibliographyTitleChar">
    <w:name w:val="EndNote Bibliography Title Char"/>
    <w:basedOn w:val="DefaultParagraphFont"/>
    <w:link w:val="EndNoteBibliographyTitle"/>
    <w:rsid w:val="00042B1D"/>
    <w:rPr>
      <w:lang w:val="en-US"/>
    </w:rPr>
  </w:style>
  <w:style w:type="paragraph" w:customStyle="1" w:styleId="EndNoteBibliography">
    <w:name w:val="EndNote Bibliography"/>
    <w:basedOn w:val="Normal"/>
    <w:link w:val="EndNoteBibliographyChar"/>
    <w:rsid w:val="00042B1D"/>
    <w:pPr>
      <w:spacing w:line="240" w:lineRule="auto"/>
    </w:pPr>
    <w:rPr>
      <w:lang w:val="en-US"/>
    </w:rPr>
  </w:style>
  <w:style w:type="character" w:customStyle="1" w:styleId="EndNoteBibliographyChar">
    <w:name w:val="EndNote Bibliography Char"/>
    <w:basedOn w:val="DefaultParagraphFont"/>
    <w:link w:val="EndNoteBibliography"/>
    <w:rsid w:val="00042B1D"/>
    <w:rPr>
      <w:lang w:val="en-US"/>
    </w:rPr>
  </w:style>
  <w:style w:type="character" w:styleId="Hyperlink">
    <w:name w:val="Hyperlink"/>
    <w:basedOn w:val="DefaultParagraphFont"/>
    <w:uiPriority w:val="99"/>
    <w:unhideWhenUsed/>
    <w:rsid w:val="00042B1D"/>
    <w:rPr>
      <w:color w:val="0000FF" w:themeColor="hyperlink"/>
      <w:u w:val="single"/>
    </w:rPr>
  </w:style>
  <w:style w:type="character" w:customStyle="1" w:styleId="UnresolvedMention1">
    <w:name w:val="Unresolved Mention1"/>
    <w:basedOn w:val="DefaultParagraphFont"/>
    <w:uiPriority w:val="99"/>
    <w:semiHidden/>
    <w:unhideWhenUsed/>
    <w:rsid w:val="00042B1D"/>
    <w:rPr>
      <w:color w:val="605E5C"/>
      <w:shd w:val="clear" w:color="auto" w:fill="E1DFDD"/>
    </w:rPr>
  </w:style>
  <w:style w:type="table" w:styleId="TableGrid">
    <w:name w:val="Table Grid"/>
    <w:basedOn w:val="TableNormal"/>
    <w:uiPriority w:val="39"/>
    <w:rsid w:val="0068095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7C71"/>
    <w:pPr>
      <w:tabs>
        <w:tab w:val="center" w:pos="4680"/>
        <w:tab w:val="right" w:pos="9360"/>
      </w:tabs>
      <w:spacing w:line="240" w:lineRule="auto"/>
    </w:pPr>
  </w:style>
  <w:style w:type="character" w:customStyle="1" w:styleId="HeaderChar">
    <w:name w:val="Header Char"/>
    <w:basedOn w:val="DefaultParagraphFont"/>
    <w:link w:val="Header"/>
    <w:uiPriority w:val="99"/>
    <w:rsid w:val="00947C71"/>
  </w:style>
  <w:style w:type="paragraph" w:styleId="Footer">
    <w:name w:val="footer"/>
    <w:basedOn w:val="Normal"/>
    <w:link w:val="FooterChar"/>
    <w:uiPriority w:val="99"/>
    <w:unhideWhenUsed/>
    <w:rsid w:val="00947C71"/>
    <w:pPr>
      <w:tabs>
        <w:tab w:val="center" w:pos="4680"/>
        <w:tab w:val="right" w:pos="9360"/>
      </w:tabs>
      <w:spacing w:line="240" w:lineRule="auto"/>
    </w:pPr>
  </w:style>
  <w:style w:type="character" w:customStyle="1" w:styleId="FooterChar">
    <w:name w:val="Footer Char"/>
    <w:basedOn w:val="DefaultParagraphFont"/>
    <w:link w:val="Footer"/>
    <w:uiPriority w:val="99"/>
    <w:rsid w:val="00947C71"/>
  </w:style>
  <w:style w:type="paragraph" w:styleId="Revision">
    <w:name w:val="Revision"/>
    <w:hidden/>
    <w:uiPriority w:val="99"/>
    <w:semiHidden/>
    <w:rsid w:val="00E61F3D"/>
    <w:pPr>
      <w:spacing w:line="240" w:lineRule="auto"/>
    </w:pPr>
  </w:style>
  <w:style w:type="paragraph" w:styleId="CommentSubject">
    <w:name w:val="annotation subject"/>
    <w:basedOn w:val="CommentText"/>
    <w:next w:val="CommentText"/>
    <w:link w:val="CommentSubjectChar"/>
    <w:uiPriority w:val="99"/>
    <w:semiHidden/>
    <w:unhideWhenUsed/>
    <w:rsid w:val="00360F70"/>
    <w:rPr>
      <w:b/>
      <w:bCs/>
    </w:rPr>
  </w:style>
  <w:style w:type="character" w:customStyle="1" w:styleId="CommentSubjectChar">
    <w:name w:val="Comment Subject Char"/>
    <w:basedOn w:val="CommentTextChar"/>
    <w:link w:val="CommentSubject"/>
    <w:uiPriority w:val="99"/>
    <w:semiHidden/>
    <w:rsid w:val="00360F70"/>
    <w:rPr>
      <w:b/>
      <w:bCs/>
      <w:sz w:val="20"/>
      <w:szCs w:val="20"/>
    </w:rPr>
  </w:style>
  <w:style w:type="character" w:styleId="UnresolvedMention">
    <w:name w:val="Unresolved Mention"/>
    <w:basedOn w:val="DefaultParagraphFont"/>
    <w:uiPriority w:val="99"/>
    <w:semiHidden/>
    <w:unhideWhenUsed/>
    <w:rsid w:val="00CD5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964330">
      <w:bodyDiv w:val="1"/>
      <w:marLeft w:val="0"/>
      <w:marRight w:val="0"/>
      <w:marTop w:val="0"/>
      <w:marBottom w:val="0"/>
      <w:divBdr>
        <w:top w:val="none" w:sz="0" w:space="0" w:color="auto"/>
        <w:left w:val="none" w:sz="0" w:space="0" w:color="auto"/>
        <w:bottom w:val="none" w:sz="0" w:space="0" w:color="auto"/>
        <w:right w:val="none" w:sz="0" w:space="0" w:color="auto"/>
      </w:divBdr>
    </w:div>
    <w:div w:id="908033392">
      <w:bodyDiv w:val="1"/>
      <w:marLeft w:val="0"/>
      <w:marRight w:val="0"/>
      <w:marTop w:val="0"/>
      <w:marBottom w:val="0"/>
      <w:divBdr>
        <w:top w:val="none" w:sz="0" w:space="0" w:color="auto"/>
        <w:left w:val="none" w:sz="0" w:space="0" w:color="auto"/>
        <w:bottom w:val="none" w:sz="0" w:space="0" w:color="auto"/>
        <w:right w:val="none" w:sz="0" w:space="0" w:color="auto"/>
      </w:divBdr>
    </w:div>
    <w:div w:id="1341354165">
      <w:bodyDiv w:val="1"/>
      <w:marLeft w:val="0"/>
      <w:marRight w:val="0"/>
      <w:marTop w:val="0"/>
      <w:marBottom w:val="0"/>
      <w:divBdr>
        <w:top w:val="none" w:sz="0" w:space="0" w:color="auto"/>
        <w:left w:val="none" w:sz="0" w:space="0" w:color="auto"/>
        <w:bottom w:val="none" w:sz="0" w:space="0" w:color="auto"/>
        <w:right w:val="none" w:sz="0" w:space="0" w:color="auto"/>
      </w:divBdr>
    </w:div>
    <w:div w:id="1478034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avid-dayan/mckenzie_naturalization" TargetMode="External"/><Relationship Id="rId18" Type="http://schemas.openxmlformats.org/officeDocument/2006/relationships/image" Target="media/image3.png"/><Relationship Id="rId26" Type="http://schemas.openxmlformats.org/officeDocument/2006/relationships/hyperlink" Target="https://doi.org/10.1111/cobi.12374"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hyperlink" Target="https://doi.org/10.1016/j.biocon.2019.108239" TargetMode="Externa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i.org/10.5281/zenodo.8097487" TargetMode="External"/><Relationship Id="rId23" Type="http://schemas.openxmlformats.org/officeDocument/2006/relationships/image" Target="media/image8.png"/><Relationship Id="rId28" Type="http://schemas.openxmlformats.org/officeDocument/2006/relationships/hyperlink" Target="http://doi.org/10.7289/V5/TM-NWFSC-141" TargetMode="Externa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github.com/david-dayan/mckenzie_naturalization" TargetMode="External"/><Relationship Id="rId22" Type="http://schemas.openxmlformats.org/officeDocument/2006/relationships/image" Target="media/image7.png"/><Relationship Id="rId27" Type="http://schemas.openxmlformats.org/officeDocument/2006/relationships/hyperlink" Target="https://doi.org/10.1016/j.biocon.2010.10.003" TargetMode="External"/><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79276D0592ED4983C05740AB9FBC16" ma:contentTypeVersion="10" ma:contentTypeDescription="Create a new document." ma:contentTypeScope="" ma:versionID="c9789222c797695f7d2830c9b3d1ad78">
  <xsd:schema xmlns:xsd="http://www.w3.org/2001/XMLSchema" xmlns:xs="http://www.w3.org/2001/XMLSchema" xmlns:p="http://schemas.microsoft.com/office/2006/metadata/properties" xmlns:ns3="594dc17d-913c-4af8-9fce-b17f45f9db28" targetNamespace="http://schemas.microsoft.com/office/2006/metadata/properties" ma:root="true" ma:fieldsID="031a685cc06b4d8aa42d2675b9443f5b" ns3:_="">
    <xsd:import namespace="594dc17d-913c-4af8-9fce-b17f45f9db28"/>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4dc17d-913c-4af8-9fce-b17f45f9db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94dc17d-913c-4af8-9fce-b17f45f9db28" xsi:nil="true"/>
  </documentManagement>
</p:properties>
</file>

<file path=customXml/itemProps1.xml><?xml version="1.0" encoding="utf-8"?>
<ds:datastoreItem xmlns:ds="http://schemas.openxmlformats.org/officeDocument/2006/customXml" ds:itemID="{317C40D6-EFF4-4267-9368-E0AA8EA90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4dc17d-913c-4af8-9fce-b17f45f9d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EA0E1B-2A9A-405F-9EEA-300DC815C5BC}">
  <ds:schemaRefs>
    <ds:schemaRef ds:uri="http://schemas.microsoft.com/sharepoint/v3/contenttype/forms"/>
  </ds:schemaRefs>
</ds:datastoreItem>
</file>

<file path=customXml/itemProps3.xml><?xml version="1.0" encoding="utf-8"?>
<ds:datastoreItem xmlns:ds="http://schemas.openxmlformats.org/officeDocument/2006/customXml" ds:itemID="{C66D3743-4C56-4EE7-8DB6-C65D6D63EDC1}">
  <ds:schemaRefs>
    <ds:schemaRef ds:uri="http://schemas.microsoft.com/office/2006/metadata/properties"/>
    <ds:schemaRef ds:uri="http://schemas.microsoft.com/office/infopath/2007/PartnerControls"/>
    <ds:schemaRef ds:uri="594dc17d-913c-4af8-9fce-b17f45f9db28"/>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39</Pages>
  <Words>18182</Words>
  <Characters>103639</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 Malley, Kathleen G</dc:creator>
  <cp:keywords/>
  <dc:description/>
  <cp:lastModifiedBy>David Dayan</cp:lastModifiedBy>
  <cp:revision>13</cp:revision>
  <dcterms:created xsi:type="dcterms:W3CDTF">2023-07-25T21:49:00Z</dcterms:created>
  <dcterms:modified xsi:type="dcterms:W3CDTF">2023-07-26T03:21:00Z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eccff62c6cbbfcc5bbf0176d23e38e70539ddeabc642a1f308d9de2073640930</vt:lpwstr>
  </property>
  <property fmtid="{D5CDD505-2E9C-101B-9397-08002B2CF9AE}" pid="3" name="ContentTypeId">
    <vt:lpwstr>0x010100D079276D0592ED4983C05740AB9FBC16</vt:lpwstr>
  </property>
</Properties>
</file>